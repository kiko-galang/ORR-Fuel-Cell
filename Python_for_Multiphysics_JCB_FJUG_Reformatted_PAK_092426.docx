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0CBC" w14:textId="2D7EBE86" w:rsidR="00CC642D" w:rsidRPr="00B11AA6" w:rsidRDefault="00296022" w:rsidP="00CC642D">
      <w:pPr>
        <w:jc w:val="center"/>
        <w:rPr>
          <w:rFonts w:ascii="Lato" w:eastAsiaTheme="majorEastAsia" w:hAnsi="Lato" w:cstheme="majorBidi"/>
          <w:b/>
          <w:bCs/>
          <w:spacing w:val="-10"/>
          <w:kern w:val="28"/>
          <w:szCs w:val="28"/>
        </w:rPr>
      </w:pPr>
      <w:r w:rsidRPr="00B11AA6">
        <w:rPr>
          <w:rFonts w:ascii="Lato" w:hAnsi="Lato" w:cs="Segoe UI"/>
          <w:b/>
          <w:bCs/>
        </w:rPr>
        <w:t xml:space="preserve"> </w:t>
      </w:r>
      <w:r w:rsidR="00CA5FE2" w:rsidRPr="00B11AA6">
        <w:rPr>
          <w:rFonts w:ascii="Lato" w:hAnsi="Lato" w:cs="Segoe UI"/>
          <w:b/>
          <w:bCs/>
        </w:rPr>
        <w:t xml:space="preserve"> </w:t>
      </w:r>
      <w:r w:rsidR="00CC642D" w:rsidRPr="00B11AA6">
        <w:rPr>
          <w:rFonts w:ascii="Lato" w:hAnsi="Lato" w:cs="Segoe UI"/>
          <w:b/>
          <w:bCs/>
        </w:rPr>
        <w:t>Continuum Multiphysics Modeling for Electrochemical Systems in Python</w:t>
      </w:r>
    </w:p>
    <w:p w14:paraId="1D7833FC" w14:textId="77777777" w:rsidR="00CC642D" w:rsidRPr="00B11AA6" w:rsidRDefault="00CC642D" w:rsidP="00CC642D">
      <w:pPr>
        <w:jc w:val="center"/>
        <w:rPr>
          <w:rFonts w:ascii="Palatino Linotype" w:hAnsi="Palatino Linotype" w:cs="Times New Roman"/>
          <w:b/>
          <w:bCs/>
        </w:rPr>
      </w:pPr>
    </w:p>
    <w:p w14:paraId="276EFA0E" w14:textId="1E45514B" w:rsidR="00CC642D" w:rsidRPr="00B11AA6" w:rsidRDefault="00CC642D" w:rsidP="00CC642D">
      <w:pPr>
        <w:jc w:val="center"/>
        <w:rPr>
          <w:rFonts w:ascii="Palatino Linotype" w:hAnsi="Palatino Linotype" w:cs="Times New Roman"/>
        </w:rPr>
      </w:pPr>
      <w:r w:rsidRPr="00B11AA6">
        <w:rPr>
          <w:rFonts w:ascii="Palatino Linotype" w:hAnsi="Palatino Linotype" w:cs="Times New Roman"/>
        </w:rPr>
        <w:t>Francisco Javier U. Galang</w:t>
      </w:r>
      <w:r w:rsidRPr="00B11AA6">
        <w:rPr>
          <w:rFonts w:ascii="Palatino Linotype" w:hAnsi="Palatino Linotype" w:cs="Times New Roman"/>
          <w:vertAlign w:val="superscript"/>
        </w:rPr>
        <w:t>1,2</w:t>
      </w:r>
      <w:r w:rsidRPr="00B11AA6">
        <w:rPr>
          <w:rFonts w:ascii="Palatino Linotype" w:hAnsi="Palatino Linotype" w:cs="Times New Roman"/>
        </w:rPr>
        <w:t>, and Justin C. Bui</w:t>
      </w:r>
      <w:r w:rsidRPr="00B11AA6">
        <w:rPr>
          <w:rFonts w:ascii="Palatino Linotype" w:hAnsi="Palatino Linotype" w:cs="Times New Roman"/>
          <w:vertAlign w:val="superscript"/>
        </w:rPr>
        <w:t>3</w:t>
      </w:r>
      <w:r w:rsidRPr="00B11AA6">
        <w:rPr>
          <w:rFonts w:ascii="Palatino Linotype" w:hAnsi="Palatino Linotype" w:cs="Times New Roman"/>
        </w:rPr>
        <w:t>*</w:t>
      </w:r>
    </w:p>
    <w:p w14:paraId="677BA4B4" w14:textId="77777777" w:rsidR="00CC642D" w:rsidRPr="00B11AA6" w:rsidRDefault="00CC642D" w:rsidP="00CC642D">
      <w:pPr>
        <w:jc w:val="center"/>
        <w:rPr>
          <w:rFonts w:ascii="Palatino Linotype" w:hAnsi="Palatino Linotype" w:cs="Times New Roman"/>
        </w:rPr>
      </w:pPr>
    </w:p>
    <w:p w14:paraId="0D6A8162" w14:textId="77777777" w:rsidR="00CC642D" w:rsidRPr="00B11AA6" w:rsidRDefault="00CC642D" w:rsidP="00CC642D">
      <w:pPr>
        <w:spacing w:after="0" w:line="240" w:lineRule="auto"/>
        <w:jc w:val="center"/>
        <w:rPr>
          <w:rFonts w:ascii="Palatino Linotype" w:hAnsi="Palatino Linotype" w:cs="Times New Roman"/>
        </w:rPr>
      </w:pPr>
      <w:r w:rsidRPr="00B11AA6">
        <w:rPr>
          <w:rFonts w:ascii="Palatino Linotype" w:hAnsi="Palatino Linotype" w:cs="Times New Roman"/>
          <w:vertAlign w:val="superscript"/>
        </w:rPr>
        <w:t xml:space="preserve">1 </w:t>
      </w:r>
      <w:r w:rsidRPr="00B11AA6">
        <w:rPr>
          <w:rFonts w:ascii="Palatino Linotype" w:hAnsi="Palatino Linotype" w:cs="Times New Roman"/>
        </w:rPr>
        <w:t>Department of Chemical and Biomolecular Engineering</w:t>
      </w:r>
    </w:p>
    <w:p w14:paraId="49F246F8" w14:textId="77777777" w:rsidR="00CC642D" w:rsidRPr="00B11AA6" w:rsidRDefault="00CC642D" w:rsidP="00CC642D">
      <w:pPr>
        <w:spacing w:after="0" w:line="240" w:lineRule="auto"/>
        <w:jc w:val="center"/>
        <w:rPr>
          <w:rFonts w:ascii="Palatino Linotype" w:hAnsi="Palatino Linotype" w:cs="Times New Roman"/>
        </w:rPr>
      </w:pPr>
      <w:r w:rsidRPr="00B11AA6">
        <w:rPr>
          <w:rFonts w:ascii="Palatino Linotype" w:hAnsi="Palatino Linotype" w:cs="Times New Roman"/>
        </w:rPr>
        <w:t>University of California Berkeley</w:t>
      </w:r>
    </w:p>
    <w:p w14:paraId="1291AE85" w14:textId="19659F15" w:rsidR="00CC642D" w:rsidRPr="00B11AA6" w:rsidRDefault="00CC642D" w:rsidP="00173E9D">
      <w:pPr>
        <w:spacing w:after="0" w:line="240" w:lineRule="auto"/>
        <w:jc w:val="center"/>
        <w:rPr>
          <w:rFonts w:ascii="Palatino Linotype" w:hAnsi="Palatino Linotype" w:cs="Times New Roman"/>
        </w:rPr>
      </w:pPr>
      <w:r w:rsidRPr="00B11AA6">
        <w:rPr>
          <w:rFonts w:ascii="Palatino Linotype" w:hAnsi="Palatino Linotype" w:cs="Times New Roman"/>
        </w:rPr>
        <w:t>Berkeley, CA, 94720, USA</w:t>
      </w:r>
    </w:p>
    <w:p w14:paraId="6399F971" w14:textId="77777777" w:rsidR="00173E9D" w:rsidRPr="00B11AA6" w:rsidRDefault="00173E9D" w:rsidP="00173E9D">
      <w:pPr>
        <w:spacing w:after="0" w:line="240" w:lineRule="auto"/>
        <w:jc w:val="center"/>
        <w:rPr>
          <w:rFonts w:ascii="Palatino Linotype" w:hAnsi="Palatino Linotype" w:cs="Times New Roman"/>
        </w:rPr>
      </w:pPr>
    </w:p>
    <w:p w14:paraId="107109FD" w14:textId="17B9C346" w:rsidR="00CC642D" w:rsidRPr="00B11AA6" w:rsidRDefault="00CC642D" w:rsidP="00CC642D">
      <w:pPr>
        <w:spacing w:after="0" w:line="240" w:lineRule="auto"/>
        <w:jc w:val="center"/>
        <w:rPr>
          <w:rFonts w:ascii="Palatino Linotype" w:eastAsia="Times New Roman" w:hAnsi="Palatino Linotype" w:cs="Times New Roman"/>
        </w:rPr>
      </w:pPr>
      <w:r w:rsidRPr="00B11AA6">
        <w:rPr>
          <w:rFonts w:ascii="Palatino Linotype" w:eastAsia="Times New Roman" w:hAnsi="Palatino Linotype" w:cs="Times New Roman"/>
          <w:vertAlign w:val="superscript"/>
        </w:rPr>
        <w:t xml:space="preserve">2 </w:t>
      </w:r>
      <w:r w:rsidRPr="00B11AA6">
        <w:rPr>
          <w:rFonts w:ascii="Palatino Linotype" w:eastAsia="Times New Roman" w:hAnsi="Palatino Linotype" w:cs="Times New Roman"/>
        </w:rPr>
        <w:t>Energy Technologies Area</w:t>
      </w:r>
    </w:p>
    <w:p w14:paraId="07957C60" w14:textId="2D185A7A" w:rsidR="00CC642D" w:rsidRPr="00B11AA6" w:rsidRDefault="00CC642D" w:rsidP="00CC642D">
      <w:pPr>
        <w:spacing w:after="0" w:line="240" w:lineRule="auto"/>
        <w:jc w:val="center"/>
        <w:rPr>
          <w:rFonts w:ascii="Palatino Linotype" w:eastAsia="Times New Roman" w:hAnsi="Palatino Linotype" w:cs="Times New Roman"/>
        </w:rPr>
      </w:pPr>
      <w:r w:rsidRPr="00B11AA6">
        <w:rPr>
          <w:rFonts w:ascii="Palatino Linotype" w:eastAsia="Times New Roman" w:hAnsi="Palatino Linotype" w:cs="Times New Roman"/>
        </w:rPr>
        <w:t>Lawrence Berkeley National Laboratory</w:t>
      </w:r>
    </w:p>
    <w:p w14:paraId="2EBB2B53" w14:textId="2E013B51" w:rsidR="00CC642D" w:rsidRPr="00B11AA6" w:rsidRDefault="00CC642D" w:rsidP="00CC642D">
      <w:pPr>
        <w:spacing w:after="0" w:line="240" w:lineRule="auto"/>
        <w:jc w:val="center"/>
        <w:rPr>
          <w:rFonts w:ascii="Palatino Linotype" w:eastAsia="Times New Roman" w:hAnsi="Palatino Linotype" w:cs="Times New Roman"/>
        </w:rPr>
      </w:pPr>
      <w:r w:rsidRPr="00B11AA6">
        <w:rPr>
          <w:rFonts w:ascii="Palatino Linotype" w:eastAsia="Times New Roman" w:hAnsi="Palatino Linotype" w:cs="Times New Roman"/>
        </w:rPr>
        <w:t>Berkeley, CA, 94720, USA</w:t>
      </w:r>
    </w:p>
    <w:p w14:paraId="2E4250B3" w14:textId="77777777" w:rsidR="00CC642D" w:rsidRPr="00B11AA6" w:rsidRDefault="00CC642D" w:rsidP="00CC642D">
      <w:pPr>
        <w:spacing w:after="0" w:line="240" w:lineRule="auto"/>
        <w:jc w:val="center"/>
        <w:rPr>
          <w:rFonts w:ascii="Palatino Linotype" w:eastAsia="Times New Roman" w:hAnsi="Palatino Linotype" w:cs="Times New Roman"/>
        </w:rPr>
      </w:pPr>
    </w:p>
    <w:p w14:paraId="4EEAD43D" w14:textId="4A2510E7" w:rsidR="00CC642D" w:rsidRPr="00B11AA6" w:rsidRDefault="00CC642D" w:rsidP="00CC642D">
      <w:pPr>
        <w:spacing w:after="0" w:line="240" w:lineRule="auto"/>
        <w:jc w:val="center"/>
        <w:rPr>
          <w:rFonts w:ascii="Palatino Linotype" w:eastAsia="Times New Roman" w:hAnsi="Palatino Linotype" w:cs="Times New Roman"/>
        </w:rPr>
      </w:pPr>
      <w:r w:rsidRPr="00B11AA6">
        <w:rPr>
          <w:rFonts w:ascii="Palatino Linotype" w:eastAsia="Times New Roman" w:hAnsi="Palatino Linotype" w:cs="Times New Roman"/>
          <w:vertAlign w:val="superscript"/>
        </w:rPr>
        <w:t>3</w:t>
      </w:r>
      <w:r w:rsidRPr="00B11AA6">
        <w:rPr>
          <w:rFonts w:ascii="Palatino Linotype" w:eastAsia="Times New Roman" w:hAnsi="Palatino Linotype" w:cs="Times New Roman"/>
        </w:rPr>
        <w:t>Department of Chemical and Biomolecular Engineering</w:t>
      </w:r>
    </w:p>
    <w:p w14:paraId="44AD02B4" w14:textId="2E008EDF" w:rsidR="00CC642D" w:rsidRPr="00B11AA6" w:rsidRDefault="00CC642D" w:rsidP="00CC642D">
      <w:pPr>
        <w:spacing w:after="0" w:line="240" w:lineRule="auto"/>
        <w:jc w:val="center"/>
        <w:rPr>
          <w:rFonts w:ascii="Palatino Linotype" w:eastAsia="Times New Roman" w:hAnsi="Palatino Linotype" w:cs="Times New Roman"/>
        </w:rPr>
      </w:pPr>
      <w:r w:rsidRPr="00B11AA6">
        <w:rPr>
          <w:rFonts w:ascii="Palatino Linotype" w:eastAsia="Times New Roman" w:hAnsi="Palatino Linotype" w:cs="Times New Roman"/>
        </w:rPr>
        <w:t>New York University, Tandon School of Engineering</w:t>
      </w:r>
    </w:p>
    <w:p w14:paraId="51B8CD1D" w14:textId="37CA1D3E" w:rsidR="00CC642D" w:rsidRPr="00B11AA6" w:rsidRDefault="00CC642D" w:rsidP="00196714">
      <w:pPr>
        <w:spacing w:after="0" w:line="240" w:lineRule="auto"/>
        <w:jc w:val="center"/>
        <w:rPr>
          <w:rFonts w:ascii="Palatino Linotype" w:hAnsi="Palatino Linotype"/>
        </w:rPr>
      </w:pPr>
      <w:r w:rsidRPr="00B11AA6">
        <w:rPr>
          <w:rFonts w:ascii="Palatino Linotype" w:eastAsia="Times New Roman" w:hAnsi="Palatino Linotype" w:cs="Times New Roman"/>
        </w:rPr>
        <w:t>Brooklyn, NY, 11238, USA</w:t>
      </w:r>
    </w:p>
    <w:p w14:paraId="5B98EC80" w14:textId="77777777" w:rsidR="00CC642D" w:rsidRPr="00B11AA6" w:rsidRDefault="00CC642D" w:rsidP="00CC642D">
      <w:pPr>
        <w:spacing w:after="0" w:line="240" w:lineRule="auto"/>
        <w:rPr>
          <w:rFonts w:ascii="Palatino Linotype" w:hAnsi="Palatino Linotype"/>
        </w:rPr>
      </w:pPr>
      <w:r w:rsidRPr="00B11AA6">
        <w:rPr>
          <w:rFonts w:ascii="Palatino Linotype" w:hAnsi="Palatino Linotype"/>
        </w:rPr>
        <w:br w:type="page"/>
      </w:r>
    </w:p>
    <w:p w14:paraId="6806E929" w14:textId="1A973F61" w:rsidR="002D3C62" w:rsidRPr="00B11AA6" w:rsidRDefault="002D3C62" w:rsidP="001218EC">
      <w:pPr>
        <w:pStyle w:val="Title"/>
        <w:rPr>
          <w:rFonts w:ascii="Lato" w:hAnsi="Lato"/>
          <w:b/>
          <w:bCs/>
          <w:sz w:val="24"/>
          <w:szCs w:val="28"/>
        </w:rPr>
      </w:pPr>
      <w:r w:rsidRPr="00B11AA6">
        <w:rPr>
          <w:rFonts w:ascii="Lato" w:hAnsi="Lato"/>
          <w:b/>
          <w:bCs/>
          <w:sz w:val="24"/>
          <w:szCs w:val="28"/>
        </w:rPr>
        <w:lastRenderedPageBreak/>
        <w:t>Introduction to Continuum Multiphysics</w:t>
      </w:r>
    </w:p>
    <w:p w14:paraId="62156AE1" w14:textId="2AB27FED"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Real electrochemical systems are composed of discrete atoms, ions, and molecules. </w:t>
      </w:r>
      <w:r w:rsidR="008252B4" w:rsidRPr="00B11AA6">
        <w:rPr>
          <w:rFonts w:ascii="Palatino Linotype" w:hAnsi="Palatino Linotype" w:cs="Times New Roman"/>
          <w:sz w:val="22"/>
          <w:szCs w:val="22"/>
        </w:rPr>
        <w:t>Yet at the length scales relevant to real-device operation (e.g., micrometers to centimeters), individual molecular events average out into smooth, continuously varying fields:</w:t>
      </w:r>
      <w:r w:rsidRPr="00B11AA6">
        <w:rPr>
          <w:rFonts w:ascii="Palatino Linotype" w:hAnsi="Palatino Linotype" w:cs="Times New Roman"/>
          <w:sz w:val="22"/>
          <w:szCs w:val="22"/>
        </w:rPr>
        <w:t xml:space="preserve"> concentration, electric potential, temperature</w:t>
      </w:r>
      <w:r w:rsidR="002D7606" w:rsidRPr="00B11AA6">
        <w:rPr>
          <w:rFonts w:ascii="Palatino Linotype" w:hAnsi="Palatino Linotype" w:cs="Times New Roman"/>
          <w:sz w:val="22"/>
          <w:szCs w:val="22"/>
        </w:rPr>
        <w:t>, velocity</w:t>
      </w:r>
      <w:r w:rsidR="00BB553E" w:rsidRPr="00B11AA6">
        <w:rPr>
          <w:rFonts w:ascii="Palatino Linotype" w:hAnsi="Palatino Linotype" w:cs="Times New Roman"/>
          <w:sz w:val="22"/>
          <w:szCs w:val="22"/>
        </w:rPr>
        <w:t xml:space="preserve">, </w:t>
      </w:r>
      <w:r w:rsidR="00BB553E" w:rsidRPr="00B11AA6">
        <w:rPr>
          <w:rFonts w:ascii="Palatino Linotype" w:hAnsi="Palatino Linotype" w:cs="Times New Roman"/>
          <w:i/>
          <w:iCs/>
          <w:sz w:val="22"/>
          <w:szCs w:val="22"/>
        </w:rPr>
        <w:t>etc</w:t>
      </w:r>
      <w:r w:rsidRPr="00B11AA6">
        <w:rPr>
          <w:rFonts w:ascii="Palatino Linotype" w:hAnsi="Palatino Linotype" w:cs="Times New Roman"/>
          <w:sz w:val="22"/>
          <w:szCs w:val="22"/>
        </w:rPr>
        <w:t>. </w:t>
      </w:r>
      <w:r w:rsidR="008252B4" w:rsidRPr="00B11AA6">
        <w:rPr>
          <w:rFonts w:ascii="Palatino Linotype" w:hAnsi="Palatino Linotype" w:cs="Times New Roman"/>
          <w:sz w:val="22"/>
          <w:szCs w:val="22"/>
        </w:rPr>
        <w:t>Continuum modeling exploits this averaging by replacing the discrete molecular picture</w:t>
      </w:r>
      <w:r w:rsidRPr="00B11AA6">
        <w:rPr>
          <w:rFonts w:ascii="Palatino Linotype" w:hAnsi="Palatino Linotype" w:cs="Times New Roman"/>
          <w:sz w:val="22"/>
          <w:szCs w:val="22"/>
        </w:rPr>
        <w:t xml:space="preserve"> with field variables governed by partial differential equations (PDEs). Rather than tracking every ion</w:t>
      </w:r>
      <w:r w:rsidR="00B26C47" w:rsidRPr="00B11AA6">
        <w:rPr>
          <w:rFonts w:ascii="Palatino Linotype" w:hAnsi="Palatino Linotype" w:cs="Times New Roman"/>
          <w:sz w:val="22"/>
          <w:szCs w:val="22"/>
        </w:rPr>
        <w:t>, atom, or molecule</w:t>
      </w:r>
      <w:r w:rsidRPr="00B11AA6">
        <w:rPr>
          <w:rFonts w:ascii="Palatino Linotype" w:hAnsi="Palatino Linotype" w:cs="Times New Roman"/>
          <w:sz w:val="22"/>
          <w:szCs w:val="22"/>
        </w:rPr>
        <w:t xml:space="preserve">, </w:t>
      </w:r>
      <w:r w:rsidR="008252B4" w:rsidRPr="00B11AA6">
        <w:rPr>
          <w:rFonts w:ascii="Palatino Linotype" w:hAnsi="Palatino Linotype" w:cs="Times New Roman"/>
          <w:sz w:val="22"/>
          <w:szCs w:val="22"/>
        </w:rPr>
        <w:t>continuum models follow field variables, such as concentration</w:t>
      </w:r>
      <w:r w:rsidRPr="00B11AA6">
        <w:rPr>
          <w:rFonts w:ascii="Palatino Linotype" w:hAnsi="Palatino Linotype" w:cs="Times New Roman"/>
          <w:sz w:val="22"/>
          <w:szCs w:val="22"/>
        </w:rPr>
        <w:t> </w:t>
      </w:r>
      <m:oMath>
        <m:r>
          <w:rPr>
            <w:rFonts w:ascii="Cambria Math" w:hAnsi="Cambria Math" w:cs="Times New Roman"/>
            <w:sz w:val="22"/>
            <w:szCs w:val="22"/>
          </w:rPr>
          <m:t>c(</m:t>
        </m:r>
        <m:r>
          <m:rPr>
            <m:sty m:val="b"/>
          </m:rPr>
          <w:rPr>
            <w:rFonts w:ascii="Cambria Math" w:hAnsi="Cambria Math" w:cs="Times New Roman"/>
            <w:sz w:val="22"/>
            <w:szCs w:val="22"/>
          </w:rPr>
          <m:t>x</m:t>
        </m:r>
        <m:r>
          <w:rPr>
            <w:rFonts w:ascii="Cambria Math" w:hAnsi="Cambria Math" w:cs="Times New Roman"/>
            <w:sz w:val="22"/>
            <w:szCs w:val="22"/>
          </w:rPr>
          <m:t>,t)</m:t>
        </m:r>
      </m:oMath>
      <w:r w:rsidR="000D3709" w:rsidRPr="00B11AA6">
        <w:rPr>
          <w:rFonts w:ascii="Palatino Linotype" w:eastAsiaTheme="minorEastAsia" w:hAnsi="Palatino Linotype" w:cs="Times New Roman"/>
          <w:sz w:val="22"/>
          <w:szCs w:val="22"/>
        </w:rPr>
        <w:t>,</w:t>
      </w:r>
      <w:r w:rsidRPr="00B11AA6">
        <w:rPr>
          <w:rFonts w:ascii="Palatino Linotype" w:hAnsi="Palatino Linotype" w:cs="Times New Roman"/>
          <w:sz w:val="22"/>
          <w:szCs w:val="22"/>
        </w:rPr>
        <w:t> </w:t>
      </w:r>
      <w:r w:rsidR="008252B4" w:rsidRPr="00B11AA6">
        <w:rPr>
          <w:rFonts w:ascii="Palatino Linotype" w:hAnsi="Palatino Linotype" w:cs="Times New Roman"/>
          <w:sz w:val="22"/>
          <w:szCs w:val="22"/>
        </w:rPr>
        <w:t>and solve for how they evolve in space and time</w:t>
      </w:r>
      <w:r w:rsidRPr="00B11AA6">
        <w:rPr>
          <w:rFonts w:ascii="Palatino Linotype" w:hAnsi="Palatino Linotype" w:cs="Times New Roman"/>
          <w:sz w:val="22"/>
          <w:szCs w:val="22"/>
        </w:rPr>
        <w:t>.</w:t>
      </w:r>
    </w:p>
    <w:p w14:paraId="6AB22AF4" w14:textId="1FF6168F" w:rsidR="002D3C62" w:rsidRPr="00B11AA6" w:rsidRDefault="00AD200D" w:rsidP="00972F1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Continuum approaches </w:t>
      </w:r>
      <w:r w:rsidR="008252B4" w:rsidRPr="00B11AA6">
        <w:rPr>
          <w:rFonts w:ascii="Palatino Linotype" w:hAnsi="Palatino Linotype" w:cs="Times New Roman"/>
          <w:sz w:val="22"/>
          <w:szCs w:val="22"/>
        </w:rPr>
        <w:t>occupy the intermediate length and time scales between ab-initio</w:t>
      </w:r>
      <w:r w:rsidR="00C5128D" w:rsidRPr="00B11AA6">
        <w:rPr>
          <w:rFonts w:ascii="Palatino Linotype" w:hAnsi="Palatino Linotype" w:cs="Times New Roman"/>
          <w:i/>
          <w:iCs/>
          <w:sz w:val="22"/>
          <w:szCs w:val="22"/>
        </w:rPr>
        <w:t xml:space="preserve"> </w:t>
      </w:r>
      <w:r w:rsidRPr="00B11AA6">
        <w:rPr>
          <w:rFonts w:ascii="Palatino Linotype" w:hAnsi="Palatino Linotype" w:cs="Times New Roman"/>
          <w:sz w:val="22"/>
          <w:szCs w:val="22"/>
        </w:rPr>
        <w:t>molecular methods (quantum chemistry, molecular dynamics) and system-level approaches (technoeconomic models)</w:t>
      </w:r>
      <w:r w:rsidR="00343E9D" w:rsidRPr="00B11AA6">
        <w:rPr>
          <w:rFonts w:ascii="Palatino Linotype" w:hAnsi="Palatino Linotype" w:cs="Times New Roman"/>
          <w:sz w:val="22"/>
          <w:szCs w:val="22"/>
        </w:rPr>
        <w:t xml:space="preserve"> (</w:t>
      </w:r>
      <w:r w:rsidR="00343E9D" w:rsidRPr="00B11AA6">
        <w:rPr>
          <w:rFonts w:ascii="Palatino Linotype" w:hAnsi="Palatino Linotype" w:cs="Times New Roman"/>
          <w:sz w:val="22"/>
          <w:szCs w:val="22"/>
        </w:rPr>
        <w:fldChar w:fldCharType="begin"/>
      </w:r>
      <w:r w:rsidR="00343E9D" w:rsidRPr="00B11AA6">
        <w:rPr>
          <w:rFonts w:ascii="Palatino Linotype" w:hAnsi="Palatino Linotype" w:cs="Times New Roman"/>
          <w:sz w:val="22"/>
          <w:szCs w:val="22"/>
        </w:rPr>
        <w:instrText xml:space="preserve"> REF _Ref232697551 \h </w:instrText>
      </w:r>
      <w:r w:rsidR="0044763F" w:rsidRPr="00B11AA6">
        <w:rPr>
          <w:rFonts w:ascii="Palatino Linotype" w:hAnsi="Palatino Linotype" w:cs="Times New Roman"/>
          <w:sz w:val="22"/>
          <w:szCs w:val="22"/>
        </w:rPr>
        <w:instrText xml:space="preserve"> \* MERGEFORMAT </w:instrText>
      </w:r>
      <w:r w:rsidR="00343E9D" w:rsidRPr="00B11AA6">
        <w:rPr>
          <w:rFonts w:ascii="Palatino Linotype" w:hAnsi="Palatino Linotype" w:cs="Times New Roman"/>
          <w:sz w:val="22"/>
          <w:szCs w:val="22"/>
        </w:rPr>
      </w:r>
      <w:r w:rsidR="00343E9D"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w:t>
      </w:r>
      <w:r w:rsidR="00343E9D" w:rsidRPr="00B11AA6">
        <w:rPr>
          <w:rFonts w:ascii="Palatino Linotype" w:hAnsi="Palatino Linotype" w:cs="Times New Roman"/>
          <w:sz w:val="22"/>
          <w:szCs w:val="22"/>
        </w:rPr>
        <w:fldChar w:fldCharType="end"/>
      </w:r>
      <w:r w:rsidR="00343E9D" w:rsidRPr="00B11AA6">
        <w:rPr>
          <w:rFonts w:ascii="Palatino Linotype" w:hAnsi="Palatino Linotype" w:cs="Times New Roman"/>
          <w:sz w:val="22"/>
          <w:szCs w:val="22"/>
        </w:rPr>
        <w:t>)</w:t>
      </w:r>
      <w:r w:rsidRPr="00B11AA6">
        <w:rPr>
          <w:rFonts w:ascii="Palatino Linotype" w:hAnsi="Palatino Linotype" w:cs="Times New Roman"/>
          <w:sz w:val="22"/>
          <w:szCs w:val="22"/>
        </w:rPr>
        <w:t>. This mesoscale is where lab-</w:t>
      </w:r>
      <w:r w:rsidR="00EE5069" w:rsidRPr="00B11AA6">
        <w:rPr>
          <w:rFonts w:ascii="Palatino Linotype" w:hAnsi="Palatino Linotype" w:cs="Times New Roman"/>
          <w:sz w:val="22"/>
          <w:szCs w:val="22"/>
        </w:rPr>
        <w:t xml:space="preserve"> and device-</w:t>
      </w:r>
      <w:r w:rsidRPr="00B11AA6">
        <w:rPr>
          <w:rFonts w:ascii="Palatino Linotype" w:hAnsi="Palatino Linotype" w:cs="Times New Roman"/>
          <w:sz w:val="22"/>
          <w:szCs w:val="22"/>
        </w:rPr>
        <w:t>scale observables like polarization curves and concentration profiles live, making continuum models directly comparable to benchtop experiments</w:t>
      </w:r>
      <w:r w:rsidR="00EE5069" w:rsidRPr="00B11AA6">
        <w:rPr>
          <w:rFonts w:ascii="Palatino Linotype" w:hAnsi="Palatino Linotype" w:cs="Times New Roman"/>
          <w:sz w:val="22"/>
          <w:szCs w:val="22"/>
        </w:rPr>
        <w:t xml:space="preserve"> and critical to the development</w:t>
      </w:r>
      <w:r w:rsidR="00D41BE9" w:rsidRPr="00B11AA6">
        <w:rPr>
          <w:rFonts w:ascii="Palatino Linotype" w:hAnsi="Palatino Linotype" w:cs="Times New Roman"/>
          <w:sz w:val="22"/>
          <w:szCs w:val="22"/>
        </w:rPr>
        <w:t xml:space="preserve"> and optimization</w:t>
      </w:r>
      <w:r w:rsidR="00EE5069" w:rsidRPr="00B11AA6">
        <w:rPr>
          <w:rFonts w:ascii="Palatino Linotype" w:hAnsi="Palatino Linotype" w:cs="Times New Roman"/>
          <w:sz w:val="22"/>
          <w:szCs w:val="22"/>
        </w:rPr>
        <w:t xml:space="preserve"> </w:t>
      </w:r>
      <w:r w:rsidR="00D41BE9" w:rsidRPr="00B11AA6">
        <w:rPr>
          <w:rFonts w:ascii="Palatino Linotype" w:hAnsi="Palatino Linotype" w:cs="Times New Roman"/>
          <w:sz w:val="22"/>
          <w:szCs w:val="22"/>
        </w:rPr>
        <w:t>of real electrochemical devices.</w:t>
      </w:r>
      <w:r w:rsidR="00B8756E">
        <w:rPr>
          <w:rFonts w:ascii="Palatino Linotype" w:hAnsi="Palatino Linotype" w:cs="Times New Roman"/>
          <w:sz w:val="22"/>
          <w:szCs w:val="22"/>
        </w:rPr>
        <w:t xml:space="preserve"> </w:t>
      </w:r>
      <w:r w:rsidR="00B8756E" w:rsidRPr="00B8756E">
        <w:rPr>
          <w:rFonts w:ascii="Palatino Linotype" w:hAnsi="Palatino Linotype" w:cs="Times New Roman"/>
          <w:sz w:val="22"/>
          <w:szCs w:val="22"/>
        </w:rPr>
        <w:t xml:space="preserve">Real devices at this scale are rarely governed by a single equation. Concentration, electric potential, temperature, and flow velocity each obey their own conservation law, </w:t>
      </w:r>
      <w:r w:rsidR="00B8756E">
        <w:rPr>
          <w:rFonts w:ascii="Palatino Linotype" w:hAnsi="Palatino Linotype" w:cs="Times New Roman"/>
          <w:sz w:val="22"/>
          <w:szCs w:val="22"/>
        </w:rPr>
        <w:t>but those laws are linked. For example,</w:t>
      </w:r>
      <w:r w:rsidR="00B8756E" w:rsidRPr="00B8756E">
        <w:rPr>
          <w:rFonts w:ascii="Palatino Linotype" w:hAnsi="Palatino Linotype" w:cs="Times New Roman"/>
          <w:sz w:val="22"/>
          <w:szCs w:val="22"/>
        </w:rPr>
        <w:t xml:space="preserve"> a reaction rate that depends on both local concentration and local potential</w:t>
      </w:r>
      <w:r w:rsidR="00B8756E">
        <w:rPr>
          <w:rFonts w:ascii="Palatino Linotype" w:hAnsi="Palatino Linotype" w:cs="Times New Roman"/>
          <w:sz w:val="22"/>
          <w:szCs w:val="22"/>
        </w:rPr>
        <w:t xml:space="preserve"> couples the mass and charge conservation equations into a system that must be solved together</w:t>
      </w:r>
      <w:r w:rsidR="00B8756E" w:rsidRPr="00B8756E">
        <w:rPr>
          <w:rFonts w:ascii="Palatino Linotype" w:hAnsi="Palatino Linotype" w:cs="Times New Roman"/>
          <w:sz w:val="22"/>
          <w:szCs w:val="22"/>
        </w:rPr>
        <w:t xml:space="preserve">. </w:t>
      </w:r>
      <w:r w:rsidR="00B8756E">
        <w:rPr>
          <w:rFonts w:ascii="Palatino Linotype" w:hAnsi="Palatino Linotype" w:cs="Times New Roman"/>
          <w:sz w:val="22"/>
          <w:szCs w:val="22"/>
        </w:rPr>
        <w:t>This sort of interdependence</w:t>
      </w:r>
      <w:r w:rsidR="00B8756E" w:rsidRPr="00B11AA6">
        <w:rPr>
          <w:rFonts w:ascii="Palatino Linotype" w:hAnsi="Palatino Linotype" w:cs="Times New Roman"/>
          <w:sz w:val="22"/>
          <w:szCs w:val="22"/>
        </w:rPr>
        <w:t xml:space="preserve"> is what we refer to as “Multiphysics”. Solving these coupled equations in a continuum average is what constitutes a continuum </w:t>
      </w:r>
      <w:r w:rsidR="00B8756E">
        <w:rPr>
          <w:rFonts w:ascii="Palatino Linotype" w:hAnsi="Palatino Linotype" w:cs="Times New Roman"/>
          <w:sz w:val="22"/>
          <w:szCs w:val="22"/>
        </w:rPr>
        <w:t>m</w:t>
      </w:r>
      <w:r w:rsidR="00B8756E" w:rsidRPr="00B11AA6">
        <w:rPr>
          <w:rFonts w:ascii="Palatino Linotype" w:hAnsi="Palatino Linotype" w:cs="Times New Roman"/>
          <w:sz w:val="22"/>
          <w:szCs w:val="22"/>
        </w:rPr>
        <w:t>ultiphysics model.</w:t>
      </w:r>
    </w:p>
    <w:p w14:paraId="0E34FB76" w14:textId="5E913D44" w:rsidR="008D3B82" w:rsidRPr="00B11AA6" w:rsidRDefault="00E52611" w:rsidP="00972F13">
      <w:pPr>
        <w:jc w:val="both"/>
        <w:rPr>
          <w:rFonts w:ascii="Palatino Linotype" w:hAnsi="Palatino Linotype" w:cs="Times New Roman"/>
          <w:sz w:val="22"/>
          <w:szCs w:val="22"/>
        </w:rPr>
      </w:pPr>
      <w:r w:rsidRPr="00B11AA6">
        <w:rPr>
          <w:rFonts w:ascii="Palatino Linotype" w:hAnsi="Palatino Linotype" w:cs="Times New Roman"/>
          <w:noProof/>
          <w:sz w:val="22"/>
          <w:szCs w:val="22"/>
        </w:rPr>
        <w:drawing>
          <wp:inline distT="0" distB="0" distL="0" distR="0" wp14:anchorId="65CA49A6" wp14:editId="4ACAF48C">
            <wp:extent cx="6483096" cy="3646741"/>
            <wp:effectExtent l="0" t="0" r="0" b="0"/>
            <wp:docPr id="12837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62335" name="Picture 3"/>
                    <pic:cNvPicPr>
                      <a:picLocks noChangeAspect="1" noChangeArrowheads="1"/>
                    </pic:cNvPicPr>
                  </pic:nvPicPr>
                  <pic:blipFill>
                    <a:blip r:embed="rId8"/>
                    <a:stretch>
                      <a:fillRect/>
                    </a:stretch>
                  </pic:blipFill>
                  <pic:spPr bwMode="auto">
                    <a:xfrm>
                      <a:off x="0" y="0"/>
                      <a:ext cx="6483096" cy="3646741"/>
                    </a:xfrm>
                    <a:prstGeom prst="rect">
                      <a:avLst/>
                    </a:prstGeom>
                    <a:noFill/>
                  </pic:spPr>
                </pic:pic>
              </a:graphicData>
            </a:graphic>
          </wp:inline>
        </w:drawing>
      </w:r>
    </w:p>
    <w:p w14:paraId="66FD0D40" w14:textId="70A32AEB" w:rsidR="008E399E" w:rsidRPr="00B11AA6" w:rsidRDefault="009F44B5" w:rsidP="00972F13">
      <w:pPr>
        <w:jc w:val="both"/>
        <w:rPr>
          <w:rFonts w:ascii="Palatino Linotype" w:hAnsi="Palatino Linotype" w:cs="Times New Roman"/>
          <w:bCs/>
          <w:sz w:val="22"/>
          <w:szCs w:val="22"/>
        </w:rPr>
      </w:pPr>
      <w:bookmarkStart w:id="0" w:name="_Ref232697551"/>
      <w:r w:rsidRPr="00B11AA6">
        <w:rPr>
          <w:rFonts w:ascii="Palatino Linotype" w:hAnsi="Palatino Linotype" w:cs="Times New Roman"/>
          <w:b/>
          <w:sz w:val="22"/>
          <w:szCs w:val="22"/>
        </w:rPr>
        <w:lastRenderedPageBreak/>
        <w:t xml:space="preserve">Figure </w:t>
      </w:r>
      <w:r w:rsidRPr="00B11AA6">
        <w:rPr>
          <w:rFonts w:ascii="Palatino Linotype" w:hAnsi="Palatino Linotype" w:cs="Times New Roman"/>
          <w:b/>
          <w:i/>
          <w:iCs/>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i/>
          <w:iCs/>
          <w:sz w:val="22"/>
          <w:szCs w:val="22"/>
        </w:rPr>
        <w:fldChar w:fldCharType="separate"/>
      </w:r>
      <w:r w:rsidR="00B3095A">
        <w:rPr>
          <w:rFonts w:ascii="Palatino Linotype" w:hAnsi="Palatino Linotype" w:cs="Times New Roman"/>
          <w:b/>
          <w:noProof/>
          <w:sz w:val="22"/>
          <w:szCs w:val="22"/>
        </w:rPr>
        <w:t>1</w:t>
      </w:r>
      <w:r w:rsidRPr="00B11AA6">
        <w:rPr>
          <w:rFonts w:ascii="Palatino Linotype" w:hAnsi="Palatino Linotype" w:cs="Times New Roman"/>
          <w:b/>
          <w:i/>
          <w:iCs/>
          <w:sz w:val="22"/>
          <w:szCs w:val="22"/>
        </w:rPr>
        <w:fldChar w:fldCharType="end"/>
      </w:r>
      <w:bookmarkEnd w:id="0"/>
      <w:r w:rsidRPr="00B11AA6">
        <w:rPr>
          <w:rFonts w:ascii="Palatino Linotype" w:hAnsi="Palatino Linotype" w:cs="Times New Roman"/>
          <w:b/>
          <w:sz w:val="22"/>
          <w:szCs w:val="22"/>
        </w:rPr>
        <w:t>:</w:t>
      </w:r>
      <w:r w:rsidRPr="00B11AA6">
        <w:rPr>
          <w:rFonts w:ascii="Palatino Linotype" w:hAnsi="Palatino Linotype" w:cs="Times New Roman"/>
          <w:bCs/>
          <w:sz w:val="22"/>
          <w:szCs w:val="22"/>
        </w:rPr>
        <w:t xml:space="preserve"> Schematic depiction of continuum modeling in the context of the length and </w:t>
      </w:r>
      <w:r w:rsidR="00953F8F" w:rsidRPr="00B11AA6">
        <w:rPr>
          <w:rFonts w:ascii="Palatino Linotype" w:hAnsi="Palatino Linotype" w:cs="Times New Roman"/>
          <w:bCs/>
          <w:sz w:val="22"/>
          <w:szCs w:val="22"/>
        </w:rPr>
        <w:t>timescale</w:t>
      </w:r>
      <w:r w:rsidRPr="00B11AA6">
        <w:rPr>
          <w:rFonts w:ascii="Palatino Linotype" w:hAnsi="Palatino Linotype" w:cs="Times New Roman"/>
          <w:bCs/>
          <w:sz w:val="22"/>
          <w:szCs w:val="22"/>
        </w:rPr>
        <w:t xml:space="preserve"> of other modeling approaches.</w:t>
      </w:r>
    </w:p>
    <w:p w14:paraId="717673D5" w14:textId="1428F336" w:rsidR="00BB3A2C" w:rsidRPr="00B11AA6" w:rsidRDefault="00BB3A2C" w:rsidP="00972F1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Throughout this chapter, </w:t>
      </w:r>
      <w:r w:rsidR="008252B4" w:rsidRPr="00B11AA6">
        <w:rPr>
          <w:rFonts w:ascii="Palatino Linotype" w:hAnsi="Palatino Linotype" w:cs="Times New Roman"/>
          <w:sz w:val="22"/>
          <w:szCs w:val="22"/>
        </w:rPr>
        <w:t>we provide a high-level introduction to the physics and numerical methods required to simulate electrochemical devices</w:t>
      </w:r>
      <w:r w:rsidR="00B8756E">
        <w:rPr>
          <w:rFonts w:ascii="Palatino Linotype" w:hAnsi="Palatino Linotype" w:cs="Times New Roman"/>
          <w:sz w:val="22"/>
          <w:szCs w:val="22"/>
        </w:rPr>
        <w:t>, then apply them to a concrete worked example in Python.</w:t>
      </w:r>
      <w:r w:rsidR="00B90A82" w:rsidRPr="00B11AA6">
        <w:rPr>
          <w:rFonts w:ascii="Palatino Linotype" w:hAnsi="Palatino Linotype" w:cs="Times New Roman"/>
          <w:sz w:val="22"/>
          <w:szCs w:val="22"/>
        </w:rPr>
        <w:t xml:space="preserve"> </w:t>
      </w:r>
      <w:r w:rsidR="00B8756E">
        <w:rPr>
          <w:rFonts w:ascii="Palatino Linotype" w:hAnsi="Palatino Linotype" w:cs="Times New Roman"/>
          <w:sz w:val="22"/>
          <w:szCs w:val="22"/>
        </w:rPr>
        <w:t>We</w:t>
      </w:r>
      <w:r w:rsidR="008252B4" w:rsidRPr="00B11AA6">
        <w:rPr>
          <w:rFonts w:ascii="Palatino Linotype" w:hAnsi="Palatino Linotype" w:cs="Times New Roman"/>
          <w:sz w:val="22"/>
          <w:szCs w:val="22"/>
        </w:rPr>
        <w:t xml:space="preserve"> develop a</w:t>
      </w:r>
      <w:r w:rsidR="00B8756E">
        <w:rPr>
          <w:rFonts w:ascii="Palatino Linotype" w:hAnsi="Palatino Linotype" w:cs="Times New Roman"/>
          <w:sz w:val="22"/>
          <w:szCs w:val="22"/>
        </w:rPr>
        <w:t xml:space="preserve"> continuum multiphysics</w:t>
      </w:r>
      <w:r w:rsidR="008252B4" w:rsidRPr="00B11AA6">
        <w:rPr>
          <w:rFonts w:ascii="Palatino Linotype" w:hAnsi="Palatino Linotype" w:cs="Times New Roman"/>
          <w:sz w:val="22"/>
          <w:szCs w:val="22"/>
        </w:rPr>
        <w:t xml:space="preserve"> model of the oxygen reduction reaction (ORR) at a porous PEMFC cathode.</w:t>
      </w:r>
      <w:r w:rsidRPr="00B11AA6">
        <w:rPr>
          <w:rFonts w:ascii="Palatino Linotype" w:hAnsi="Palatino Linotype" w:cs="Times New Roman"/>
          <w:sz w:val="22"/>
          <w:szCs w:val="22"/>
        </w:rPr>
        <w:t xml:space="preserve"> </w:t>
      </w:r>
      <w:r w:rsidR="00B8756E">
        <w:rPr>
          <w:rFonts w:ascii="Palatino Linotype" w:hAnsi="Palatino Linotype" w:cs="Times New Roman"/>
          <w:sz w:val="22"/>
          <w:szCs w:val="22"/>
        </w:rPr>
        <w:t>For context, a</w:t>
      </w:r>
      <w:r w:rsidRPr="00B11AA6">
        <w:rPr>
          <w:rFonts w:ascii="Palatino Linotype" w:hAnsi="Palatino Linotype" w:cs="Times New Roman"/>
          <w:sz w:val="22"/>
          <w:szCs w:val="22"/>
        </w:rPr>
        <w:t xml:space="preserve"> proton exchange membrane fuel cell (PEMFC)</w:t>
      </w:r>
      <w:r w:rsidR="000D6708" w:rsidRPr="00B11AA6">
        <w:rPr>
          <w:rFonts w:ascii="Palatino Linotype" w:hAnsi="Palatino Linotype" w:cs="Times New Roman"/>
          <w:sz w:val="22"/>
          <w:szCs w:val="22"/>
        </w:rPr>
        <w:t xml:space="preserve"> is an electrochemical device that</w:t>
      </w:r>
      <w:r w:rsidRPr="00B11AA6">
        <w:rPr>
          <w:rFonts w:ascii="Palatino Linotype" w:hAnsi="Palatino Linotype" w:cs="Times New Roman"/>
          <w:sz w:val="22"/>
          <w:szCs w:val="22"/>
        </w:rPr>
        <w:t xml:space="preserve"> converts the chemical energy of hydrogen directly into electricity by spatially separating </w:t>
      </w:r>
      <w:r w:rsidR="00A11D6B" w:rsidRPr="00B11AA6">
        <w:rPr>
          <w:rFonts w:ascii="Palatino Linotype" w:hAnsi="Palatino Linotype" w:cs="Times New Roman"/>
          <w:sz w:val="22"/>
          <w:szCs w:val="22"/>
        </w:rPr>
        <w:t>H</w:t>
      </w:r>
      <w:r w:rsidR="00A11D6B" w:rsidRPr="00B11AA6">
        <w:rPr>
          <w:rFonts w:ascii="Palatino Linotype" w:hAnsi="Palatino Linotype" w:cs="Times New Roman"/>
          <w:sz w:val="22"/>
          <w:szCs w:val="22"/>
          <w:vertAlign w:val="subscript"/>
        </w:rPr>
        <w:t>2</w:t>
      </w:r>
      <w:r w:rsidR="00A11D6B"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oxidation and </w:t>
      </w:r>
      <w:r w:rsidR="00A11D6B" w:rsidRPr="00B11AA6">
        <w:rPr>
          <w:rFonts w:ascii="Palatino Linotype" w:hAnsi="Palatino Linotype" w:cs="Times New Roman"/>
          <w:sz w:val="22"/>
          <w:szCs w:val="22"/>
        </w:rPr>
        <w:t>O</w:t>
      </w:r>
      <w:r w:rsidR="00A11D6B" w:rsidRPr="00B11AA6">
        <w:rPr>
          <w:rFonts w:ascii="Palatino Linotype" w:hAnsi="Palatino Linotype" w:cs="Times New Roman"/>
          <w:sz w:val="22"/>
          <w:szCs w:val="22"/>
          <w:vertAlign w:val="subscript"/>
        </w:rPr>
        <w:t>2</w:t>
      </w:r>
      <w:r w:rsidR="00A11D6B"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reduction: H₂ is split at the anode into protons and electrons, </w:t>
      </w:r>
      <w:r w:rsidR="008252B4" w:rsidRPr="00B11AA6">
        <w:rPr>
          <w:rFonts w:ascii="Palatino Linotype" w:hAnsi="Palatino Linotype" w:cs="Times New Roman"/>
          <w:sz w:val="22"/>
          <w:szCs w:val="22"/>
        </w:rPr>
        <w:t>which travel to the cathode through the membrane and external circuit, respectively</w:t>
      </w:r>
      <w:r w:rsidRPr="00B11AA6">
        <w:rPr>
          <w:rFonts w:ascii="Palatino Linotype" w:hAnsi="Palatino Linotype" w:cs="Times New Roman"/>
          <w:sz w:val="22"/>
          <w:szCs w:val="22"/>
        </w:rPr>
        <w:t xml:space="preserve">. There, they converge on Pt nanoparticles dispersed within a porous catalyst layer, </w:t>
      </w:r>
      <w:r w:rsidR="008252B4" w:rsidRPr="00B11AA6">
        <w:rPr>
          <w:rFonts w:ascii="Palatino Linotype" w:hAnsi="Palatino Linotype" w:cs="Times New Roman"/>
          <w:sz w:val="22"/>
          <w:szCs w:val="22"/>
        </w:rPr>
        <w:t xml:space="preserve">driving </w:t>
      </w:r>
      <w:r w:rsidR="00B8756E">
        <w:rPr>
          <w:rFonts w:ascii="Palatino Linotype" w:hAnsi="Palatino Linotype" w:cs="Times New Roman"/>
          <w:sz w:val="22"/>
          <w:szCs w:val="22"/>
        </w:rPr>
        <w:t>ORR</w:t>
      </w:r>
      <w:r w:rsidR="008252B4" w:rsidRPr="00B11AA6">
        <w:rPr>
          <w:rFonts w:ascii="Palatino Linotype" w:hAnsi="Palatino Linotype" w:cs="Times New Roman"/>
          <w:sz w:val="22"/>
          <w:szCs w:val="22"/>
        </w:rPr>
        <w:t>, a four-electron</w:t>
      </w:r>
      <w:r w:rsidRPr="00B11AA6">
        <w:rPr>
          <w:rFonts w:ascii="Palatino Linotype" w:hAnsi="Palatino Linotype" w:cs="Times New Roman"/>
          <w:sz w:val="22"/>
          <w:szCs w:val="22"/>
        </w:rPr>
        <w:t>, four-proton reduction of O₂ to water.</w:t>
      </w:r>
      <w:r w:rsidR="00F806AC" w:rsidRPr="00B11AA6">
        <w:rPr>
          <w:rFonts w:ascii="Palatino Linotype" w:hAnsi="Palatino Linotype" w:cs="Times New Roman"/>
          <w:sz w:val="22"/>
          <w:szCs w:val="22"/>
        </w:rPr>
        <w:t xml:space="preserve"> </w:t>
      </w:r>
    </w:p>
    <w:p w14:paraId="23419572" w14:textId="0244DDB6" w:rsidR="00C63427" w:rsidRPr="00B11AA6" w:rsidRDefault="008252B4" w:rsidP="002B1EAB">
      <w:pPr>
        <w:jc w:val="both"/>
        <w:rPr>
          <w:rFonts w:ascii="Palatino Linotype" w:hAnsi="Palatino Linotype" w:cs="Times New Roman"/>
          <w:sz w:val="22"/>
          <w:szCs w:val="22"/>
        </w:rPr>
      </w:pPr>
      <w:r w:rsidRPr="00B11AA6">
        <w:rPr>
          <w:rFonts w:ascii="Palatino Linotype" w:hAnsi="Palatino Linotype" w:cs="Times New Roman"/>
          <w:sz w:val="22"/>
          <w:szCs w:val="22"/>
        </w:rPr>
        <w:t>This system is inherently multiphysics: the device simultaneously couples</w:t>
      </w:r>
      <w:r w:rsidR="00BB3A2C" w:rsidRPr="00B11AA6">
        <w:rPr>
          <w:rFonts w:ascii="Palatino Linotype" w:hAnsi="Palatino Linotype" w:cs="Times New Roman"/>
          <w:sz w:val="22"/>
          <w:szCs w:val="22"/>
        </w:rPr>
        <w:t xml:space="preserve"> </w:t>
      </w:r>
      <w:r w:rsidR="00413161" w:rsidRPr="00B11AA6">
        <w:rPr>
          <w:rFonts w:ascii="Palatino Linotype" w:hAnsi="Palatino Linotype" w:cs="Times New Roman"/>
          <w:sz w:val="22"/>
          <w:szCs w:val="22"/>
        </w:rPr>
        <w:t xml:space="preserve">the physics of </w:t>
      </w:r>
      <w:r w:rsidR="007641A8" w:rsidRPr="00B11AA6">
        <w:rPr>
          <w:rFonts w:ascii="Palatino Linotype" w:hAnsi="Palatino Linotype" w:cs="Times New Roman"/>
          <w:sz w:val="22"/>
          <w:szCs w:val="22"/>
        </w:rPr>
        <w:t xml:space="preserve">gas transport through </w:t>
      </w:r>
      <w:r w:rsidR="00092D1D" w:rsidRPr="00B11AA6">
        <w:rPr>
          <w:rFonts w:ascii="Palatino Linotype" w:hAnsi="Palatino Linotype" w:cs="Times New Roman"/>
          <w:sz w:val="22"/>
          <w:szCs w:val="22"/>
        </w:rPr>
        <w:t xml:space="preserve">the flow fields and </w:t>
      </w:r>
      <w:r w:rsidR="0070148C" w:rsidRPr="00B11AA6">
        <w:rPr>
          <w:rFonts w:ascii="Palatino Linotype" w:hAnsi="Palatino Linotype" w:cs="Times New Roman"/>
          <w:sz w:val="22"/>
          <w:szCs w:val="22"/>
        </w:rPr>
        <w:t>porous media</w:t>
      </w:r>
      <w:r w:rsidR="007641A8" w:rsidRPr="00B11AA6">
        <w:rPr>
          <w:rFonts w:ascii="Palatino Linotype" w:hAnsi="Palatino Linotype" w:cs="Times New Roman"/>
          <w:sz w:val="22"/>
          <w:szCs w:val="22"/>
        </w:rPr>
        <w:t>,</w:t>
      </w:r>
      <w:r w:rsidR="00BB3A2C" w:rsidRPr="00B11AA6">
        <w:rPr>
          <w:rFonts w:ascii="Palatino Linotype" w:hAnsi="Palatino Linotype" w:cs="Times New Roman"/>
          <w:sz w:val="22"/>
          <w:szCs w:val="22"/>
        </w:rPr>
        <w:t xml:space="preserve"> </w:t>
      </w:r>
      <w:r w:rsidR="00352233" w:rsidRPr="00B11AA6">
        <w:rPr>
          <w:rFonts w:ascii="Palatino Linotype" w:hAnsi="Palatino Linotype" w:cs="Times New Roman"/>
          <w:sz w:val="22"/>
          <w:szCs w:val="22"/>
        </w:rPr>
        <w:t xml:space="preserve">dissolved </w:t>
      </w:r>
      <w:r w:rsidR="000916AF" w:rsidRPr="00B11AA6">
        <w:rPr>
          <w:rFonts w:ascii="Palatino Linotype" w:hAnsi="Palatino Linotype" w:cs="Times New Roman"/>
          <w:sz w:val="22"/>
          <w:szCs w:val="22"/>
        </w:rPr>
        <w:t xml:space="preserve">O₂ </w:t>
      </w:r>
      <w:r w:rsidR="00281C10" w:rsidRPr="00B11AA6">
        <w:rPr>
          <w:rFonts w:ascii="Palatino Linotype" w:hAnsi="Palatino Linotype" w:cs="Times New Roman"/>
          <w:sz w:val="22"/>
          <w:szCs w:val="22"/>
        </w:rPr>
        <w:t xml:space="preserve">and ion </w:t>
      </w:r>
      <w:r w:rsidR="00352233" w:rsidRPr="00B11AA6">
        <w:rPr>
          <w:rFonts w:ascii="Palatino Linotype" w:hAnsi="Palatino Linotype" w:cs="Times New Roman"/>
          <w:sz w:val="22"/>
          <w:szCs w:val="22"/>
        </w:rPr>
        <w:t xml:space="preserve">transport </w:t>
      </w:r>
      <w:r w:rsidR="000916AF" w:rsidRPr="00B11AA6">
        <w:rPr>
          <w:rFonts w:ascii="Palatino Linotype" w:hAnsi="Palatino Linotype" w:cs="Times New Roman"/>
          <w:sz w:val="22"/>
          <w:szCs w:val="22"/>
        </w:rPr>
        <w:t>through ionomer</w:t>
      </w:r>
      <w:r w:rsidR="001A465E" w:rsidRPr="00B11AA6">
        <w:rPr>
          <w:rFonts w:ascii="Palatino Linotype" w:hAnsi="Palatino Linotype" w:cs="Times New Roman"/>
          <w:sz w:val="22"/>
          <w:szCs w:val="22"/>
        </w:rPr>
        <w:t xml:space="preserve"> binder in the catalyst layer</w:t>
      </w:r>
      <w:r w:rsidR="000916AF" w:rsidRPr="00B11AA6">
        <w:rPr>
          <w:rFonts w:ascii="Palatino Linotype" w:hAnsi="Palatino Linotype" w:cs="Times New Roman"/>
          <w:sz w:val="22"/>
          <w:szCs w:val="22"/>
        </w:rPr>
        <w:t xml:space="preserve">, </w:t>
      </w:r>
      <w:r w:rsidR="00BB3A2C" w:rsidRPr="00B11AA6">
        <w:rPr>
          <w:rFonts w:ascii="Palatino Linotype" w:hAnsi="Palatino Linotype" w:cs="Times New Roman"/>
          <w:sz w:val="22"/>
          <w:szCs w:val="22"/>
        </w:rPr>
        <w:t>proton conduction through</w:t>
      </w:r>
      <w:r w:rsidR="00CB05BA" w:rsidRPr="00B11AA6">
        <w:rPr>
          <w:rFonts w:ascii="Palatino Linotype" w:hAnsi="Palatino Linotype" w:cs="Times New Roman"/>
          <w:sz w:val="22"/>
          <w:szCs w:val="22"/>
        </w:rPr>
        <w:t xml:space="preserve"> the</w:t>
      </w:r>
      <w:r w:rsidR="00BB3A2C" w:rsidRPr="00B11AA6">
        <w:rPr>
          <w:rFonts w:ascii="Palatino Linotype" w:hAnsi="Palatino Linotype" w:cs="Times New Roman"/>
          <w:sz w:val="22"/>
          <w:szCs w:val="22"/>
        </w:rPr>
        <w:t xml:space="preserve"> </w:t>
      </w:r>
      <w:r w:rsidR="00010BF5">
        <w:rPr>
          <w:rFonts w:ascii="Palatino Linotype" w:hAnsi="Palatino Linotype" w:cs="Times New Roman"/>
          <w:sz w:val="22"/>
          <w:szCs w:val="22"/>
        </w:rPr>
        <w:t>membrane</w:t>
      </w:r>
      <w:r w:rsidR="00BB3A2C" w:rsidRPr="00B11AA6">
        <w:rPr>
          <w:rFonts w:ascii="Palatino Linotype" w:hAnsi="Palatino Linotype" w:cs="Times New Roman"/>
          <w:sz w:val="22"/>
          <w:szCs w:val="22"/>
        </w:rPr>
        <w:t xml:space="preserve">, and electron conduction through the carbon support, all linked through nonlinear electrochemical </w:t>
      </w:r>
      <w:r w:rsidRPr="00B11AA6">
        <w:rPr>
          <w:rFonts w:ascii="Palatino Linotype" w:hAnsi="Palatino Linotype" w:cs="Times New Roman"/>
          <w:sz w:val="22"/>
          <w:szCs w:val="22"/>
        </w:rPr>
        <w:t>reaction kinetics that depend on the local concentration</w:t>
      </w:r>
      <w:r w:rsidR="00BB3A2C" w:rsidRPr="00B11AA6">
        <w:rPr>
          <w:rFonts w:ascii="Palatino Linotype" w:hAnsi="Palatino Linotype" w:cs="Times New Roman"/>
          <w:sz w:val="22"/>
          <w:szCs w:val="22"/>
        </w:rPr>
        <w:t xml:space="preserve"> and potential of every phase at once. </w:t>
      </w:r>
    </w:p>
    <w:p w14:paraId="734DFF3A" w14:textId="77777777" w:rsidR="00761CFE" w:rsidRPr="00B11AA6" w:rsidRDefault="00761CFE" w:rsidP="00761CFE">
      <w:pPr>
        <w:pStyle w:val="Heading1"/>
        <w:rPr>
          <w:rFonts w:ascii="Lato" w:hAnsi="Lato"/>
          <w:b/>
          <w:bCs/>
          <w:color w:val="auto"/>
          <w:sz w:val="24"/>
          <w:szCs w:val="22"/>
        </w:rPr>
      </w:pPr>
      <w:r w:rsidRPr="00B11AA6">
        <w:rPr>
          <w:rFonts w:ascii="Lato" w:hAnsi="Lato"/>
          <w:b/>
          <w:bCs/>
          <w:color w:val="auto"/>
          <w:sz w:val="24"/>
          <w:szCs w:val="22"/>
        </w:rPr>
        <w:t>Continuum Modeling for Electrochemistry</w:t>
      </w:r>
    </w:p>
    <w:p w14:paraId="124539AD" w14:textId="77777777" w:rsidR="00761CFE" w:rsidRPr="00B11AA6" w:rsidRDefault="00761CFE" w:rsidP="00761CFE">
      <w:pPr>
        <w:pStyle w:val="Heading2"/>
        <w:rPr>
          <w:rFonts w:ascii="Lato" w:hAnsi="Lato"/>
          <w:b/>
          <w:bCs/>
          <w:color w:val="auto"/>
          <w:sz w:val="24"/>
          <w:szCs w:val="22"/>
        </w:rPr>
      </w:pPr>
      <w:r w:rsidRPr="00B11AA6">
        <w:rPr>
          <w:rFonts w:ascii="Lato" w:hAnsi="Lato"/>
          <w:b/>
          <w:bCs/>
          <w:color w:val="auto"/>
          <w:sz w:val="24"/>
          <w:szCs w:val="22"/>
        </w:rPr>
        <w:t>What can we learn?</w:t>
      </w:r>
    </w:p>
    <w:p w14:paraId="04C26104" w14:textId="316EEEC6" w:rsidR="00761CFE" w:rsidRPr="00B11AA6" w:rsidRDefault="00761CFE" w:rsidP="00761CFE">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Continuum models translate </w:t>
      </w:r>
      <w:r w:rsidR="00AC340B">
        <w:rPr>
          <w:rFonts w:ascii="Palatino Linotype" w:hAnsi="Palatino Linotype" w:cs="Times New Roman"/>
          <w:sz w:val="22"/>
          <w:szCs w:val="22"/>
        </w:rPr>
        <w:t>a set of</w:t>
      </w:r>
      <w:r w:rsidR="00AC340B"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governing physics, transport laws, kinetics, and conservation equations into quantitative predictions of measurable quantities. In electrochemistry and catalysis, the primary observables are polarization curves (current density vs. applied voltage) and faradaic efficiencies (fraction of current driving the reaction of interest).</w:t>
      </w:r>
      <w:r w:rsidR="00AC2F04" w:rsidRPr="00B11AA6">
        <w:rPr>
          <w:rFonts w:ascii="Palatino Linotype" w:hAnsi="Palatino Linotype" w:cs="Times New Roman"/>
          <w:sz w:val="22"/>
          <w:szCs w:val="22"/>
        </w:rPr>
        <w:t xml:space="preserve"> </w:t>
      </w:r>
      <w:r w:rsidR="00830967">
        <w:rPr>
          <w:rFonts w:ascii="Palatino Linotype" w:hAnsi="Palatino Linotype" w:cs="Times New Roman"/>
          <w:sz w:val="22"/>
          <w:szCs w:val="22"/>
        </w:rPr>
        <w:t>V</w:t>
      </w:r>
      <w:r w:rsidRPr="00B11AA6">
        <w:rPr>
          <w:rFonts w:ascii="Palatino Linotype" w:hAnsi="Palatino Linotype" w:cs="Times New Roman"/>
          <w:sz w:val="22"/>
          <w:szCs w:val="22"/>
        </w:rPr>
        <w:t>alidated continuum model</w:t>
      </w:r>
      <w:r w:rsidR="00830967">
        <w:rPr>
          <w:rFonts w:ascii="Palatino Linotype" w:hAnsi="Palatino Linotype" w:cs="Times New Roman"/>
          <w:sz w:val="22"/>
          <w:szCs w:val="22"/>
        </w:rPr>
        <w:t>s</w:t>
      </w:r>
      <w:r w:rsidRPr="00B11AA6">
        <w:rPr>
          <w:rFonts w:ascii="Palatino Linotype" w:hAnsi="Palatino Linotype" w:cs="Times New Roman"/>
          <w:sz w:val="22"/>
          <w:szCs w:val="22"/>
        </w:rPr>
        <w:t xml:space="preserve"> </w:t>
      </w:r>
      <w:r w:rsidR="00B90A82" w:rsidRPr="00B11AA6">
        <w:rPr>
          <w:rFonts w:ascii="Palatino Linotype" w:hAnsi="Palatino Linotype" w:cs="Times New Roman"/>
          <w:sz w:val="22"/>
          <w:szCs w:val="22"/>
        </w:rPr>
        <w:t>(</w:t>
      </w:r>
      <w:r w:rsidR="00B90A82" w:rsidRPr="00B11AA6">
        <w:rPr>
          <w:rFonts w:ascii="Palatino Linotype" w:hAnsi="Palatino Linotype" w:cs="Times New Roman"/>
          <w:i/>
          <w:iCs/>
          <w:sz w:val="22"/>
          <w:szCs w:val="22"/>
        </w:rPr>
        <w:t>i.e.,</w:t>
      </w:r>
      <w:r w:rsidR="00B90A82" w:rsidRPr="00B11AA6">
        <w:rPr>
          <w:rFonts w:ascii="Palatino Linotype" w:hAnsi="Palatino Linotype" w:cs="Times New Roman"/>
          <w:sz w:val="22"/>
          <w:szCs w:val="22"/>
        </w:rPr>
        <w:t xml:space="preserve"> one that correctly predicts real-world behavior</w:t>
      </w:r>
      <w:r w:rsidR="00224B64" w:rsidRPr="00B11AA6">
        <w:rPr>
          <w:rFonts w:ascii="Palatino Linotype" w:hAnsi="Palatino Linotype" w:cs="Times New Roman"/>
          <w:sz w:val="22"/>
          <w:szCs w:val="22"/>
        </w:rPr>
        <w:t xml:space="preserve"> without overfitting</w:t>
      </w:r>
      <w:r w:rsidR="00B90A82"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w:t>
      </w:r>
      <w:r w:rsidR="00B90A82" w:rsidRPr="00B11AA6">
        <w:rPr>
          <w:rFonts w:ascii="Palatino Linotype" w:hAnsi="Palatino Linotype" w:cs="Times New Roman"/>
          <w:sz w:val="22"/>
          <w:szCs w:val="22"/>
        </w:rPr>
        <w:t xml:space="preserve">can </w:t>
      </w:r>
      <w:r w:rsidRPr="00B11AA6">
        <w:rPr>
          <w:rFonts w:ascii="Palatino Linotype" w:hAnsi="Palatino Linotype" w:cs="Times New Roman"/>
          <w:sz w:val="22"/>
          <w:szCs w:val="22"/>
        </w:rPr>
        <w:t>then be interrogated for information that experiments cannot directly provide.</w:t>
      </w:r>
      <w:r w:rsidR="00E43606" w:rsidRPr="00B11AA6">
        <w:rPr>
          <w:rFonts w:ascii="Palatino Linotype" w:hAnsi="Palatino Linotype" w:cs="Times New Roman"/>
          <w:sz w:val="22"/>
          <w:szCs w:val="22"/>
        </w:rPr>
        <w:t xml:space="preserve"> </w:t>
      </w:r>
      <w:r w:rsidR="008252B4" w:rsidRPr="00B11AA6">
        <w:rPr>
          <w:rFonts w:ascii="Palatino Linotype" w:hAnsi="Palatino Linotype" w:cs="Times New Roman"/>
          <w:sz w:val="22"/>
          <w:szCs w:val="22"/>
        </w:rPr>
        <w:t>For instance, they can resolve concentration and flux profiles</w:t>
      </w:r>
      <w:r w:rsidR="00741203" w:rsidRPr="00B11AA6">
        <w:rPr>
          <w:rFonts w:ascii="Palatino Linotype" w:hAnsi="Palatino Linotype" w:cs="Times New Roman"/>
          <w:sz w:val="22"/>
          <w:szCs w:val="22"/>
        </w:rPr>
        <w:t xml:space="preserve"> at time and spatial resolutions that are not easily accessible to experiment</w:t>
      </w:r>
      <w:r w:rsidR="00224B64" w:rsidRPr="00B11AA6">
        <w:rPr>
          <w:rFonts w:ascii="Palatino Linotype" w:hAnsi="Palatino Linotype" w:cs="Times New Roman"/>
          <w:sz w:val="22"/>
          <w:szCs w:val="22"/>
        </w:rPr>
        <w:t>alists</w:t>
      </w:r>
      <w:r w:rsidR="00741203" w:rsidRPr="00B11AA6">
        <w:rPr>
          <w:rFonts w:ascii="Palatino Linotype" w:hAnsi="Palatino Linotype" w:cs="Times New Roman"/>
          <w:sz w:val="22"/>
          <w:szCs w:val="22"/>
        </w:rPr>
        <w:t xml:space="preserve">, </w:t>
      </w:r>
      <w:r w:rsidR="008252B4" w:rsidRPr="00B11AA6">
        <w:rPr>
          <w:rFonts w:ascii="Palatino Linotype" w:hAnsi="Palatino Linotype" w:cs="Times New Roman"/>
          <w:sz w:val="22"/>
          <w:szCs w:val="22"/>
        </w:rPr>
        <w:t>such as the local pH or cation concentration within a multi-phase porous medium</w:t>
      </w:r>
      <w:r w:rsidR="00741203" w:rsidRPr="00B11AA6">
        <w:rPr>
          <w:rFonts w:ascii="Palatino Linotype" w:hAnsi="Palatino Linotype" w:cs="Times New Roman"/>
          <w:sz w:val="22"/>
          <w:szCs w:val="22"/>
        </w:rPr>
        <w:t xml:space="preserve">. </w:t>
      </w:r>
    </w:p>
    <w:p w14:paraId="30108EA7" w14:textId="77777777" w:rsidR="00761CFE" w:rsidRPr="00B11AA6" w:rsidRDefault="00761CFE" w:rsidP="00761CFE">
      <w:pPr>
        <w:pStyle w:val="Heading2"/>
        <w:rPr>
          <w:rFonts w:ascii="Lato" w:hAnsi="Lato"/>
          <w:b/>
          <w:bCs/>
          <w:color w:val="auto"/>
          <w:sz w:val="24"/>
          <w:szCs w:val="22"/>
        </w:rPr>
      </w:pPr>
      <w:r w:rsidRPr="00B11AA6">
        <w:rPr>
          <w:rFonts w:ascii="Lato" w:hAnsi="Lato"/>
          <w:b/>
          <w:bCs/>
          <w:color w:val="auto"/>
          <w:sz w:val="24"/>
          <w:szCs w:val="22"/>
        </w:rPr>
        <w:t>Why is it valuable?</w:t>
      </w:r>
    </w:p>
    <w:p w14:paraId="063D58FD" w14:textId="13C5F072" w:rsidR="00761CFE" w:rsidRPr="00B11AA6" w:rsidRDefault="00761CFE" w:rsidP="00761CFE">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central advantage of continuum modeling </w:t>
      </w:r>
      <w:r w:rsidR="008252B4" w:rsidRPr="00B11AA6">
        <w:rPr>
          <w:rFonts w:ascii="Palatino Linotype" w:hAnsi="Palatino Linotype" w:cs="Times New Roman"/>
          <w:sz w:val="22"/>
          <w:szCs w:val="22"/>
        </w:rPr>
        <w:t>is that it provides access to internal state variables (e.g., concentration, electrostatic potential, pressure, and temperature), that govern device behavior</w:t>
      </w:r>
      <w:r w:rsidRPr="00B11AA6">
        <w:rPr>
          <w:rFonts w:ascii="Palatino Linotype" w:hAnsi="Palatino Linotype" w:cs="Times New Roman"/>
          <w:sz w:val="22"/>
          <w:szCs w:val="22"/>
        </w:rPr>
        <w:t xml:space="preserve"> but are </w:t>
      </w:r>
      <w:r w:rsidR="00616034" w:rsidRPr="00B11AA6">
        <w:rPr>
          <w:rFonts w:ascii="Palatino Linotype" w:hAnsi="Palatino Linotype" w:cs="Times New Roman"/>
          <w:sz w:val="22"/>
          <w:szCs w:val="22"/>
        </w:rPr>
        <w:t xml:space="preserve">difficult to ascertain </w:t>
      </w:r>
      <w:r w:rsidRPr="00B11AA6">
        <w:rPr>
          <w:rFonts w:ascii="Palatino Linotype" w:hAnsi="Palatino Linotype" w:cs="Times New Roman"/>
          <w:sz w:val="22"/>
          <w:szCs w:val="22"/>
        </w:rPr>
        <w:t xml:space="preserve">experimentally. </w:t>
      </w:r>
      <w:r w:rsidR="004572F5" w:rsidRPr="00B11AA6">
        <w:rPr>
          <w:rFonts w:ascii="Palatino Linotype" w:hAnsi="Palatino Linotype" w:cs="Times New Roman"/>
          <w:sz w:val="22"/>
          <w:szCs w:val="22"/>
        </w:rPr>
        <w:t xml:space="preserve">A polarization curve collected by an experimentalist through voltammetry only provides </w:t>
      </w:r>
      <w:r w:rsidRPr="00B11AA6">
        <w:rPr>
          <w:rFonts w:ascii="Palatino Linotype" w:hAnsi="Palatino Linotype" w:cs="Times New Roman"/>
          <w:sz w:val="22"/>
          <w:szCs w:val="22"/>
        </w:rPr>
        <w:t xml:space="preserve">a single </w:t>
      </w:r>
      <w:r w:rsidR="004572F5" w:rsidRPr="00B11AA6">
        <w:rPr>
          <w:rFonts w:ascii="Palatino Linotype" w:hAnsi="Palatino Linotype" w:cs="Times New Roman"/>
          <w:sz w:val="22"/>
          <w:szCs w:val="22"/>
        </w:rPr>
        <w:t xml:space="preserve">observable </w:t>
      </w:r>
      <w:r w:rsidRPr="00B11AA6">
        <w:rPr>
          <w:rFonts w:ascii="Palatino Linotype" w:hAnsi="Palatino Linotype" w:cs="Times New Roman"/>
          <w:sz w:val="22"/>
          <w:szCs w:val="22"/>
        </w:rPr>
        <w:t xml:space="preserve">(total current) at each applied voltage. A continuum model that reproduces these experimental variables </w:t>
      </w:r>
      <w:r w:rsidR="008B4544" w:rsidRPr="00B11AA6">
        <w:rPr>
          <w:rFonts w:ascii="Palatino Linotype" w:hAnsi="Palatino Linotype" w:cs="Times New Roman"/>
          <w:sz w:val="22"/>
          <w:szCs w:val="22"/>
        </w:rPr>
        <w:t xml:space="preserve">enables deeper </w:t>
      </w:r>
      <w:r w:rsidR="00B02FE9" w:rsidRPr="00B11AA6">
        <w:rPr>
          <w:rFonts w:ascii="Palatino Linotype" w:hAnsi="Palatino Linotype" w:cs="Times New Roman"/>
          <w:sz w:val="22"/>
          <w:szCs w:val="22"/>
        </w:rPr>
        <w:t>study</w:t>
      </w:r>
      <w:r w:rsidR="008B4544" w:rsidRPr="00B11AA6">
        <w:rPr>
          <w:rFonts w:ascii="Palatino Linotype" w:hAnsi="Palatino Linotype" w:cs="Times New Roman"/>
          <w:sz w:val="22"/>
          <w:szCs w:val="22"/>
        </w:rPr>
        <w:t xml:space="preserve"> into the complete state of the electrochemical device </w:t>
      </w:r>
      <w:r w:rsidR="00A15080" w:rsidRPr="00B11AA6">
        <w:rPr>
          <w:rFonts w:ascii="Palatino Linotype" w:hAnsi="Palatino Linotype" w:cs="Times New Roman"/>
          <w:sz w:val="22"/>
          <w:szCs w:val="22"/>
        </w:rPr>
        <w:t xml:space="preserve">at any given position and time point </w:t>
      </w:r>
      <w:r w:rsidR="008B4544" w:rsidRPr="00B11AA6">
        <w:rPr>
          <w:rFonts w:ascii="Palatino Linotype" w:hAnsi="Palatino Linotype" w:cs="Times New Roman"/>
          <w:sz w:val="22"/>
          <w:szCs w:val="22"/>
        </w:rPr>
        <w:t>to understand how its governing physics dictate its experimentally observed behavior.</w:t>
      </w:r>
      <w:r w:rsidR="00893D1E" w:rsidRPr="00B11AA6">
        <w:rPr>
          <w:rFonts w:ascii="Palatino Linotype" w:hAnsi="Palatino Linotype" w:cs="Times New Roman"/>
          <w:sz w:val="22"/>
          <w:szCs w:val="22"/>
        </w:rPr>
        <w:t xml:space="preserve"> </w:t>
      </w:r>
      <w:r w:rsidR="008252B4" w:rsidRPr="00B11AA6">
        <w:rPr>
          <w:rFonts w:ascii="Palatino Linotype" w:hAnsi="Palatino Linotype" w:cs="Times New Roman"/>
          <w:sz w:val="22"/>
          <w:szCs w:val="22"/>
        </w:rPr>
        <w:t xml:space="preserve">The examples below highlight data that continuum models </w:t>
      </w:r>
      <w:r w:rsidR="008252B4" w:rsidRPr="00B11AA6">
        <w:rPr>
          <w:rFonts w:ascii="Palatino Linotype" w:hAnsi="Palatino Linotype" w:cs="Times New Roman"/>
          <w:sz w:val="22"/>
          <w:szCs w:val="22"/>
        </w:rPr>
        <w:lastRenderedPageBreak/>
        <w:t>make accessible, which are difficult to obtain experimentally yet carry significant diagnostic value for electrochemical devices.</w:t>
      </w:r>
    </w:p>
    <w:p w14:paraId="13C5070F" w14:textId="72025137" w:rsidR="00F46B93" w:rsidRPr="00B11AA6" w:rsidRDefault="00F46B93" w:rsidP="00F46B93">
      <w:pPr>
        <w:numPr>
          <w:ilvl w:val="0"/>
          <w:numId w:val="11"/>
        </w:numPr>
        <w:jc w:val="both"/>
        <w:rPr>
          <w:rFonts w:ascii="Palatino Linotype" w:hAnsi="Palatino Linotype" w:cs="Times New Roman"/>
          <w:sz w:val="22"/>
          <w:szCs w:val="22"/>
        </w:rPr>
      </w:pPr>
      <w:r w:rsidRPr="00B11AA6">
        <w:rPr>
          <w:rFonts w:ascii="Palatino Linotype" w:hAnsi="Palatino Linotype" w:cs="Times New Roman"/>
          <w:b/>
          <w:bCs/>
          <w:sz w:val="22"/>
          <w:szCs w:val="22"/>
        </w:rPr>
        <w:t>Current density breakdown</w:t>
      </w:r>
      <w:r w:rsidRPr="00B11AA6">
        <w:rPr>
          <w:rFonts w:ascii="Palatino Linotype" w:hAnsi="Palatino Linotype" w:cs="Times New Roman"/>
          <w:sz w:val="22"/>
          <w:szCs w:val="22"/>
        </w:rPr>
        <w:t>: How does total current scale with applied voltage, and where does the polarization curve transition from kinetic to ohmic to mass-transport control?</w:t>
      </w:r>
      <w:r w:rsidR="00BD7645" w:rsidRPr="00B11AA6">
        <w:rPr>
          <w:rFonts w:ascii="Palatino Linotype" w:hAnsi="Palatino Linotype" w:cs="Times New Roman"/>
          <w:sz w:val="22"/>
          <w:szCs w:val="22"/>
        </w:rPr>
        <w:t xml:space="preserve"> In the device, which </w:t>
      </w:r>
      <w:r w:rsidR="00163E90">
        <w:rPr>
          <w:rFonts w:ascii="Palatino Linotype" w:hAnsi="Palatino Linotype" w:cs="Times New Roman"/>
          <w:sz w:val="22"/>
          <w:szCs w:val="22"/>
        </w:rPr>
        <w:t>charge-</w:t>
      </w:r>
      <w:r w:rsidR="00BD7645" w:rsidRPr="00B11AA6">
        <w:rPr>
          <w:rFonts w:ascii="Palatino Linotype" w:hAnsi="Palatino Linotype" w:cs="Times New Roman"/>
          <w:sz w:val="22"/>
          <w:szCs w:val="22"/>
        </w:rPr>
        <w:t>transport processes comprise the observed current?</w:t>
      </w:r>
    </w:p>
    <w:p w14:paraId="08AC9767" w14:textId="3C21D748" w:rsidR="00F46B93" w:rsidRPr="00B11AA6" w:rsidRDefault="00F46B93" w:rsidP="00F46B93">
      <w:pPr>
        <w:numPr>
          <w:ilvl w:val="0"/>
          <w:numId w:val="11"/>
        </w:numPr>
        <w:jc w:val="both"/>
        <w:rPr>
          <w:rFonts w:ascii="Palatino Linotype" w:hAnsi="Palatino Linotype" w:cs="Times New Roman"/>
          <w:sz w:val="22"/>
          <w:szCs w:val="22"/>
        </w:rPr>
      </w:pPr>
      <w:r w:rsidRPr="00B11AA6">
        <w:rPr>
          <w:rFonts w:ascii="Palatino Linotype" w:hAnsi="Palatino Linotype" w:cs="Times New Roman"/>
          <w:b/>
          <w:bCs/>
          <w:sz w:val="22"/>
          <w:szCs w:val="22"/>
        </w:rPr>
        <w:t>Voltage breakdown</w:t>
      </w:r>
      <w:r w:rsidRPr="00B11AA6">
        <w:rPr>
          <w:rFonts w:ascii="Palatino Linotype" w:hAnsi="Palatino Linotype" w:cs="Times New Roman"/>
          <w:sz w:val="22"/>
          <w:szCs w:val="22"/>
        </w:rPr>
        <w:t xml:space="preserve">: What fraction of the applied overpotential is lost to reaction kinetics, </w:t>
      </w:r>
      <w:r w:rsidR="008252B4" w:rsidRPr="00B11AA6">
        <w:rPr>
          <w:rFonts w:ascii="Palatino Linotype" w:hAnsi="Palatino Linotype" w:cs="Times New Roman"/>
          <w:sz w:val="22"/>
          <w:szCs w:val="22"/>
        </w:rPr>
        <w:t>ionic resistance, or electronic resistance</w:t>
      </w:r>
      <w:r w:rsidR="001B5C4C" w:rsidRPr="00B11AA6">
        <w:rPr>
          <w:rFonts w:ascii="Palatino Linotype" w:hAnsi="Palatino Linotype" w:cs="Times New Roman"/>
          <w:sz w:val="22"/>
          <w:szCs w:val="22"/>
        </w:rPr>
        <w:t xml:space="preserve">, </w:t>
      </w:r>
      <w:r w:rsidR="00D170F7" w:rsidRPr="00B11AA6">
        <w:rPr>
          <w:rFonts w:ascii="Palatino Linotype" w:hAnsi="Palatino Linotype" w:cs="Times New Roman"/>
          <w:sz w:val="22"/>
          <w:szCs w:val="22"/>
        </w:rPr>
        <w:t xml:space="preserve">and what is the thermodynamic </w:t>
      </w:r>
      <w:r w:rsidR="00B90A82" w:rsidRPr="00B11AA6">
        <w:rPr>
          <w:rFonts w:ascii="Palatino Linotype" w:hAnsi="Palatino Linotype" w:cs="Times New Roman"/>
          <w:sz w:val="22"/>
          <w:szCs w:val="22"/>
        </w:rPr>
        <w:t>minimum</w:t>
      </w:r>
      <w:r w:rsidR="00D170F7" w:rsidRPr="00B11AA6">
        <w:rPr>
          <w:rFonts w:ascii="Palatino Linotype" w:hAnsi="Palatino Linotype" w:cs="Times New Roman"/>
          <w:sz w:val="22"/>
          <w:szCs w:val="22"/>
        </w:rPr>
        <w:t xml:space="preserve"> applied voltage in the cell</w:t>
      </w:r>
      <w:r w:rsidRPr="00B11AA6">
        <w:rPr>
          <w:rFonts w:ascii="Palatino Linotype" w:hAnsi="Palatino Linotype" w:cs="Times New Roman"/>
          <w:sz w:val="22"/>
          <w:szCs w:val="22"/>
        </w:rPr>
        <w:t>?</w:t>
      </w:r>
      <w:r w:rsidR="00D521BE" w:rsidRPr="00B11AA6">
        <w:rPr>
          <w:rFonts w:ascii="Palatino Linotype" w:hAnsi="Palatino Linotype" w:cs="Times New Roman"/>
          <w:sz w:val="22"/>
          <w:szCs w:val="22"/>
        </w:rPr>
        <w:t xml:space="preserve"> This decomposition is only possible after solving the full field equations, and it directly identifies the limiting process </w:t>
      </w:r>
      <w:r w:rsidR="008252B4" w:rsidRPr="00B11AA6">
        <w:rPr>
          <w:rFonts w:ascii="Palatino Linotype" w:hAnsi="Palatino Linotype" w:cs="Times New Roman"/>
          <w:sz w:val="22"/>
          <w:szCs w:val="22"/>
        </w:rPr>
        <w:t xml:space="preserve">at each operating </w:t>
      </w:r>
      <w:r w:rsidR="00EC47AE">
        <w:rPr>
          <w:rFonts w:ascii="Palatino Linotype" w:hAnsi="Palatino Linotype" w:cs="Times New Roman"/>
          <w:sz w:val="22"/>
          <w:szCs w:val="22"/>
        </w:rPr>
        <w:t>voltage</w:t>
      </w:r>
      <w:r w:rsidR="008252B4" w:rsidRPr="00B11AA6">
        <w:rPr>
          <w:rFonts w:ascii="Palatino Linotype" w:hAnsi="Palatino Linotype" w:cs="Times New Roman"/>
          <w:sz w:val="22"/>
          <w:szCs w:val="22"/>
        </w:rPr>
        <w:t>. This information</w:t>
      </w:r>
      <w:r w:rsidR="00D521BE" w:rsidRPr="00B11AA6">
        <w:rPr>
          <w:rFonts w:ascii="Palatino Linotype" w:hAnsi="Palatino Linotype" w:cs="Times New Roman"/>
          <w:sz w:val="22"/>
          <w:szCs w:val="22"/>
        </w:rPr>
        <w:t xml:space="preserve"> would require multiple specialized experiments to infer indirectly.</w:t>
      </w:r>
    </w:p>
    <w:p w14:paraId="603912CC" w14:textId="51B1DFF9" w:rsidR="00F46B93" w:rsidRPr="00B11AA6" w:rsidRDefault="00F46B93" w:rsidP="00F46B93">
      <w:pPr>
        <w:numPr>
          <w:ilvl w:val="0"/>
          <w:numId w:val="11"/>
        </w:numPr>
        <w:jc w:val="both"/>
        <w:rPr>
          <w:rFonts w:ascii="Palatino Linotype" w:hAnsi="Palatino Linotype" w:cs="Times New Roman"/>
          <w:sz w:val="22"/>
          <w:szCs w:val="22"/>
        </w:rPr>
      </w:pPr>
      <w:r w:rsidRPr="00B11AA6">
        <w:rPr>
          <w:rFonts w:ascii="Palatino Linotype" w:hAnsi="Palatino Linotype" w:cs="Times New Roman"/>
          <w:b/>
          <w:bCs/>
          <w:sz w:val="22"/>
          <w:szCs w:val="22"/>
        </w:rPr>
        <w:t>Faradaic efficiencies</w:t>
      </w:r>
      <w:r w:rsidRPr="00B11AA6">
        <w:rPr>
          <w:rFonts w:ascii="Palatino Linotype" w:hAnsi="Palatino Linotype" w:cs="Times New Roman"/>
          <w:sz w:val="22"/>
          <w:szCs w:val="22"/>
        </w:rPr>
        <w:t xml:space="preserve">: For multi-product reactions, what fraction of total current drives </w:t>
      </w:r>
      <w:r w:rsidR="006F1487">
        <w:rPr>
          <w:rFonts w:ascii="Palatino Linotype" w:hAnsi="Palatino Linotype" w:cs="Times New Roman"/>
          <w:sz w:val="22"/>
          <w:szCs w:val="22"/>
        </w:rPr>
        <w:t xml:space="preserve">formation of </w:t>
      </w:r>
      <w:r w:rsidRPr="00B11AA6">
        <w:rPr>
          <w:rFonts w:ascii="Palatino Linotype" w:hAnsi="Palatino Linotype" w:cs="Times New Roman"/>
          <w:sz w:val="22"/>
          <w:szCs w:val="22"/>
        </w:rPr>
        <w:t>each product, and how does selectivity shift with current density</w:t>
      </w:r>
      <w:r w:rsidR="00D371CD" w:rsidRPr="00B11AA6">
        <w:rPr>
          <w:rFonts w:ascii="Palatino Linotype" w:hAnsi="Palatino Linotype" w:cs="Times New Roman"/>
          <w:sz w:val="22"/>
          <w:szCs w:val="22"/>
        </w:rPr>
        <w:t xml:space="preserve"> and applied potential</w:t>
      </w:r>
      <w:r w:rsidRPr="00B11AA6">
        <w:rPr>
          <w:rFonts w:ascii="Palatino Linotype" w:hAnsi="Palatino Linotype" w:cs="Times New Roman"/>
          <w:sz w:val="22"/>
          <w:szCs w:val="22"/>
        </w:rPr>
        <w:t>?</w:t>
      </w:r>
      <w:r w:rsidR="00426A49" w:rsidRPr="00B11AA6">
        <w:rPr>
          <w:rFonts w:ascii="Palatino Linotype" w:hAnsi="Palatino Linotype" w:cs="Times New Roman"/>
          <w:sz w:val="22"/>
          <w:szCs w:val="22"/>
        </w:rPr>
        <w:t xml:space="preserve"> </w:t>
      </w:r>
      <w:r w:rsidR="004E4BB7" w:rsidRPr="00B11AA6">
        <w:rPr>
          <w:rFonts w:ascii="Palatino Linotype" w:hAnsi="Palatino Linotype" w:cs="Times New Roman"/>
          <w:sz w:val="22"/>
          <w:szCs w:val="22"/>
        </w:rPr>
        <w:t xml:space="preserve">Also, </w:t>
      </w:r>
      <w:r w:rsidR="008252B4" w:rsidRPr="00B11AA6">
        <w:rPr>
          <w:rFonts w:ascii="Palatino Linotype" w:hAnsi="Palatino Linotype" w:cs="Times New Roman"/>
          <w:sz w:val="22"/>
          <w:szCs w:val="22"/>
        </w:rPr>
        <w:t>how does the faradaic efficiency vary with position</w:t>
      </w:r>
      <w:r w:rsidR="00426A49" w:rsidRPr="00B11AA6">
        <w:rPr>
          <w:rFonts w:ascii="Palatino Linotype" w:hAnsi="Palatino Linotype" w:cs="Times New Roman"/>
          <w:sz w:val="22"/>
          <w:szCs w:val="22"/>
        </w:rPr>
        <w:t xml:space="preserve"> along the length of a porous electrode</w:t>
      </w:r>
      <w:r w:rsidR="00D30F1B" w:rsidRPr="00B11AA6">
        <w:rPr>
          <w:rFonts w:ascii="Palatino Linotype" w:hAnsi="Palatino Linotype" w:cs="Times New Roman"/>
          <w:sz w:val="22"/>
          <w:szCs w:val="22"/>
        </w:rPr>
        <w:t xml:space="preserve"> or along</w:t>
      </w:r>
      <w:r w:rsidR="00351E21" w:rsidRPr="00B11AA6">
        <w:rPr>
          <w:rFonts w:ascii="Palatino Linotype" w:hAnsi="Palatino Linotype" w:cs="Times New Roman"/>
          <w:sz w:val="22"/>
          <w:szCs w:val="22"/>
        </w:rPr>
        <w:t>-</w:t>
      </w:r>
      <w:r w:rsidR="00D30F1B" w:rsidRPr="00B11AA6">
        <w:rPr>
          <w:rFonts w:ascii="Palatino Linotype" w:hAnsi="Palatino Linotype" w:cs="Times New Roman"/>
          <w:sz w:val="22"/>
          <w:szCs w:val="22"/>
        </w:rPr>
        <w:t>the</w:t>
      </w:r>
      <w:r w:rsidR="00351E21" w:rsidRPr="00B11AA6">
        <w:rPr>
          <w:rFonts w:ascii="Palatino Linotype" w:hAnsi="Palatino Linotype" w:cs="Times New Roman"/>
          <w:sz w:val="22"/>
          <w:szCs w:val="22"/>
        </w:rPr>
        <w:t>-</w:t>
      </w:r>
      <w:r w:rsidR="00D30F1B" w:rsidRPr="00B11AA6">
        <w:rPr>
          <w:rFonts w:ascii="Palatino Linotype" w:hAnsi="Palatino Linotype" w:cs="Times New Roman"/>
          <w:sz w:val="22"/>
          <w:szCs w:val="22"/>
        </w:rPr>
        <w:t>channel of a flow-field</w:t>
      </w:r>
      <w:r w:rsidR="00426A49" w:rsidRPr="00B11AA6">
        <w:rPr>
          <w:rFonts w:ascii="Palatino Linotype" w:hAnsi="Palatino Linotype" w:cs="Times New Roman"/>
          <w:sz w:val="22"/>
          <w:szCs w:val="22"/>
        </w:rPr>
        <w:t>?</w:t>
      </w:r>
    </w:p>
    <w:p w14:paraId="089307C9" w14:textId="2662D2B2" w:rsidR="00F46B93" w:rsidRPr="00B11AA6" w:rsidRDefault="00F46B93" w:rsidP="00F46B93">
      <w:pPr>
        <w:numPr>
          <w:ilvl w:val="0"/>
          <w:numId w:val="11"/>
        </w:numPr>
        <w:jc w:val="both"/>
        <w:rPr>
          <w:rFonts w:ascii="Palatino Linotype" w:hAnsi="Palatino Linotype" w:cs="Times New Roman"/>
          <w:sz w:val="22"/>
          <w:szCs w:val="22"/>
        </w:rPr>
      </w:pPr>
      <w:r w:rsidRPr="00B11AA6">
        <w:rPr>
          <w:rFonts w:ascii="Palatino Linotype" w:hAnsi="Palatino Linotype" w:cs="Times New Roman"/>
          <w:b/>
          <w:bCs/>
          <w:sz w:val="22"/>
          <w:szCs w:val="22"/>
        </w:rPr>
        <w:t>Resolve chemical environments</w:t>
      </w:r>
      <w:r w:rsidRPr="00B11AA6">
        <w:rPr>
          <w:rFonts w:ascii="Palatino Linotype" w:hAnsi="Palatino Linotype" w:cs="Times New Roman"/>
          <w:sz w:val="22"/>
          <w:szCs w:val="22"/>
        </w:rPr>
        <w:t>: What are the local concentrations of reactants, intermediates, and products inside the membrane, catalyst layer, and porous transport layer?</w:t>
      </w:r>
      <w:r w:rsidR="0060164E" w:rsidRPr="00B11AA6">
        <w:rPr>
          <w:rFonts w:ascii="Palatino Linotype" w:hAnsi="Palatino Linotype" w:cs="Times New Roman"/>
          <w:sz w:val="22"/>
          <w:szCs w:val="22"/>
        </w:rPr>
        <w:t xml:space="preserve"> How do these local environments dictate observed reaction kinetics</w:t>
      </w:r>
      <w:r w:rsidR="003D39FE" w:rsidRPr="00B11AA6">
        <w:rPr>
          <w:rFonts w:ascii="Palatino Linotype" w:hAnsi="Palatino Linotype" w:cs="Times New Roman"/>
          <w:sz w:val="22"/>
          <w:szCs w:val="22"/>
        </w:rPr>
        <w:t xml:space="preserve"> in terms of activity and selectivity</w:t>
      </w:r>
      <w:r w:rsidR="0060164E" w:rsidRPr="00B11AA6">
        <w:rPr>
          <w:rFonts w:ascii="Palatino Linotype" w:hAnsi="Palatino Linotype" w:cs="Times New Roman"/>
          <w:sz w:val="22"/>
          <w:szCs w:val="22"/>
        </w:rPr>
        <w:t>?</w:t>
      </w:r>
    </w:p>
    <w:p w14:paraId="0B9E5E2C" w14:textId="5C87E491" w:rsidR="00F46B93" w:rsidRPr="00B11AA6" w:rsidRDefault="00F46B93" w:rsidP="00196714">
      <w:pPr>
        <w:pStyle w:val="ListParagraph"/>
        <w:numPr>
          <w:ilvl w:val="0"/>
          <w:numId w:val="11"/>
        </w:numPr>
        <w:jc w:val="both"/>
        <w:rPr>
          <w:rFonts w:ascii="Palatino Linotype" w:hAnsi="Palatino Linotype" w:cs="Times New Roman"/>
          <w:sz w:val="22"/>
          <w:szCs w:val="22"/>
        </w:rPr>
      </w:pPr>
      <w:r w:rsidRPr="00B11AA6">
        <w:rPr>
          <w:rFonts w:ascii="Palatino Linotype" w:hAnsi="Palatino Linotype" w:cs="Times New Roman"/>
          <w:b/>
          <w:bCs/>
          <w:sz w:val="22"/>
          <w:szCs w:val="22"/>
        </w:rPr>
        <w:t>Sensitivity analysis and optimization</w:t>
      </w:r>
      <w:r w:rsidRPr="00B11AA6">
        <w:rPr>
          <w:rFonts w:ascii="Palatino Linotype" w:hAnsi="Palatino Linotype" w:cs="Times New Roman"/>
          <w:sz w:val="22"/>
          <w:szCs w:val="22"/>
        </w:rPr>
        <w:t>: How do efficiency metrics respond to changes in material properties or geometry, and what conditions maximize performance?</w:t>
      </w:r>
      <w:r w:rsidR="00D521BE" w:rsidRPr="00B11AA6">
        <w:rPr>
          <w:rFonts w:ascii="Palatino Linotype" w:hAnsi="Palatino Linotype" w:cs="Times New Roman"/>
          <w:sz w:val="22"/>
          <w:szCs w:val="22"/>
        </w:rPr>
        <w:t xml:space="preserve"> Validated models enable sensitivity analysis and optimization: systematically varying material properties (</w:t>
      </w:r>
      <w:r w:rsidR="00EB2EFC" w:rsidRPr="00B11AA6">
        <w:rPr>
          <w:rFonts w:ascii="Palatino Linotype" w:hAnsi="Palatino Linotype" w:cs="Times New Roman"/>
          <w:i/>
          <w:iCs/>
          <w:sz w:val="22"/>
          <w:szCs w:val="22"/>
        </w:rPr>
        <w:t xml:space="preserve">e.g., </w:t>
      </w:r>
      <w:r w:rsidR="00D521BE" w:rsidRPr="00B11AA6">
        <w:rPr>
          <w:rFonts w:ascii="Palatino Linotype" w:hAnsi="Palatino Linotype" w:cs="Times New Roman"/>
          <w:sz w:val="22"/>
          <w:szCs w:val="22"/>
        </w:rPr>
        <w:t xml:space="preserve">diffusivity, conductivity, catalyst loading) </w:t>
      </w:r>
      <w:r w:rsidR="008252B4" w:rsidRPr="00B11AA6">
        <w:rPr>
          <w:rFonts w:ascii="Palatino Linotype" w:hAnsi="Palatino Linotype" w:cs="Times New Roman"/>
          <w:sz w:val="22"/>
          <w:szCs w:val="22"/>
        </w:rPr>
        <w:t>or geometry (</w:t>
      </w:r>
      <w:r w:rsidR="008252B4" w:rsidRPr="00B11AA6">
        <w:rPr>
          <w:rFonts w:ascii="Palatino Linotype" w:hAnsi="Palatino Linotype" w:cs="Times New Roman"/>
          <w:i/>
          <w:iCs/>
          <w:sz w:val="22"/>
          <w:szCs w:val="22"/>
        </w:rPr>
        <w:t>e.g.,</w:t>
      </w:r>
      <w:r w:rsidR="008252B4" w:rsidRPr="00B11AA6">
        <w:rPr>
          <w:rFonts w:ascii="Palatino Linotype" w:hAnsi="Palatino Linotype" w:cs="Times New Roman"/>
          <w:sz w:val="22"/>
          <w:szCs w:val="22"/>
        </w:rPr>
        <w:t xml:space="preserve"> layer thickness)</w:t>
      </w:r>
      <w:r w:rsidR="00D521BE" w:rsidRPr="00B11AA6">
        <w:rPr>
          <w:rFonts w:ascii="Palatino Linotype" w:hAnsi="Palatino Linotype" w:cs="Times New Roman"/>
          <w:sz w:val="22"/>
          <w:szCs w:val="22"/>
        </w:rPr>
        <w:t xml:space="preserve"> </w:t>
      </w:r>
      <w:r w:rsidR="008252B4" w:rsidRPr="00B11AA6">
        <w:rPr>
          <w:rFonts w:ascii="Palatino Linotype" w:hAnsi="Palatino Linotype" w:cs="Times New Roman"/>
          <w:sz w:val="22"/>
          <w:szCs w:val="22"/>
        </w:rPr>
        <w:t>across a parameter space to identify the conditions that maximize performance, which guide experimental design and development</w:t>
      </w:r>
      <w:r w:rsidR="00D521BE" w:rsidRPr="00B11AA6">
        <w:rPr>
          <w:rFonts w:ascii="Palatino Linotype" w:hAnsi="Palatino Linotype" w:cs="Times New Roman"/>
          <w:sz w:val="22"/>
          <w:szCs w:val="22"/>
        </w:rPr>
        <w:t xml:space="preserve">. </w:t>
      </w:r>
      <w:r w:rsidR="00163E90" w:rsidRPr="00163E90">
        <w:rPr>
          <w:rFonts w:ascii="Palatino Linotype" w:hAnsi="Palatino Linotype" w:cs="Times New Roman"/>
          <w:sz w:val="22"/>
          <w:szCs w:val="22"/>
        </w:rPr>
        <w:t>Continuum models can sweep parameters far more densely and cheaply than experiment allows</w:t>
      </w:r>
      <w:r w:rsidR="008252B4" w:rsidRPr="00B11AA6">
        <w:rPr>
          <w:rFonts w:ascii="Palatino Linotype" w:hAnsi="Palatino Linotype" w:cs="Times New Roman"/>
          <w:sz w:val="22"/>
          <w:szCs w:val="22"/>
        </w:rPr>
        <w:t>.</w:t>
      </w:r>
      <w:r w:rsidR="00CC63A8" w:rsidRPr="00B11AA6">
        <w:rPr>
          <w:rFonts w:ascii="Palatino Linotype" w:hAnsi="Palatino Linotype" w:cs="Times New Roman"/>
          <w:sz w:val="22"/>
          <w:szCs w:val="22"/>
        </w:rPr>
        <w:t xml:space="preserve"> For instance, a membrane’s ion-exchange capacity can be numerically swept in a continuum model to identify </w:t>
      </w:r>
      <w:r w:rsidR="0032156E" w:rsidRPr="00B11AA6">
        <w:rPr>
          <w:rFonts w:ascii="Palatino Linotype" w:hAnsi="Palatino Linotype" w:cs="Times New Roman"/>
          <w:sz w:val="22"/>
          <w:szCs w:val="22"/>
        </w:rPr>
        <w:t xml:space="preserve">a membrane that maximizes device performance. Experimentally changing this property would require synthesizing a new membrane for each tested ion-exchange capacity. </w:t>
      </w:r>
      <w:commentRangeStart w:id="1"/>
      <w:r w:rsidR="0032156E" w:rsidRPr="00B11AA6">
        <w:rPr>
          <w:rFonts w:ascii="Palatino Linotype" w:hAnsi="Palatino Linotype" w:cs="Times New Roman"/>
          <w:sz w:val="22"/>
          <w:szCs w:val="22"/>
        </w:rPr>
        <w:t xml:space="preserve">Validated models can thus facilitate optimization and sensitivity campaigns </w:t>
      </w:r>
      <w:r w:rsidR="008252B4" w:rsidRPr="00B11AA6">
        <w:rPr>
          <w:rFonts w:ascii="Palatino Linotype" w:hAnsi="Palatino Linotype" w:cs="Times New Roman"/>
          <w:sz w:val="22"/>
          <w:szCs w:val="22"/>
        </w:rPr>
        <w:t>with far greater speed and at lower cost</w:t>
      </w:r>
      <w:r w:rsidR="0032156E" w:rsidRPr="00B11AA6">
        <w:rPr>
          <w:rFonts w:ascii="Palatino Linotype" w:hAnsi="Palatino Linotype" w:cs="Times New Roman"/>
          <w:sz w:val="22"/>
          <w:szCs w:val="22"/>
        </w:rPr>
        <w:t xml:space="preserve">. </w:t>
      </w:r>
      <w:commentRangeEnd w:id="1"/>
      <w:r w:rsidR="00657505" w:rsidRPr="00B11AA6">
        <w:rPr>
          <w:rStyle w:val="CommentReference"/>
          <w:rFonts w:ascii="Palatino Linotype" w:hAnsi="Palatino Linotype" w:cs="Times New Roman"/>
          <w:sz w:val="22"/>
          <w:szCs w:val="22"/>
        </w:rPr>
        <w:commentReference w:id="1"/>
      </w:r>
    </w:p>
    <w:p w14:paraId="3DA619B7" w14:textId="5E665D5D" w:rsidR="00E52611" w:rsidRPr="00B11AA6" w:rsidRDefault="000E0CAB" w:rsidP="00E52611">
      <w:pPr>
        <w:jc w:val="both"/>
        <w:rPr>
          <w:rFonts w:ascii="Palatino Linotype" w:hAnsi="Palatino Linotype" w:cs="Times New Roman"/>
          <w:sz w:val="22"/>
          <w:szCs w:val="22"/>
        </w:rPr>
      </w:pPr>
      <w:r w:rsidRPr="00B11AA6">
        <w:rPr>
          <w:rFonts w:ascii="Palatino Linotype" w:hAnsi="Palatino Linotype" w:cs="Times New Roman"/>
          <w:noProof/>
          <w:sz w:val="22"/>
          <w:szCs w:val="22"/>
        </w:rPr>
        <w:lastRenderedPageBreak/>
        <w:drawing>
          <wp:inline distT="0" distB="0" distL="0" distR="0" wp14:anchorId="06ACAB48" wp14:editId="4C6C613C">
            <wp:extent cx="6483096" cy="1711462"/>
            <wp:effectExtent l="0" t="0" r="0" b="3175"/>
            <wp:docPr id="16575193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77631" name="Graphic 1"/>
                    <pic:cNvPicPr/>
                  </pic:nvPicPr>
                  <pic:blipFill>
                    <a:blip r:embed="rId13"/>
                    <a:stretch>
                      <a:fillRect/>
                    </a:stretch>
                  </pic:blipFill>
                  <pic:spPr>
                    <a:xfrm>
                      <a:off x="0" y="0"/>
                      <a:ext cx="6483096" cy="1711462"/>
                    </a:xfrm>
                    <a:prstGeom prst="rect">
                      <a:avLst/>
                    </a:prstGeom>
                  </pic:spPr>
                </pic:pic>
              </a:graphicData>
            </a:graphic>
          </wp:inline>
        </w:drawing>
      </w:r>
    </w:p>
    <w:p w14:paraId="653AA3DF" w14:textId="7BF33FE3" w:rsidR="0073366A" w:rsidRPr="00B11AA6" w:rsidRDefault="0073366A" w:rsidP="00E52611">
      <w:pPr>
        <w:jc w:val="both"/>
        <w:rPr>
          <w:rFonts w:ascii="Palatino Linotype" w:hAnsi="Palatino Linotype" w:cs="Times New Roman"/>
          <w:sz w:val="22"/>
          <w:szCs w:val="22"/>
        </w:rPr>
      </w:pPr>
      <w:r w:rsidRPr="00B11AA6">
        <w:rPr>
          <w:rFonts w:ascii="Palatino Linotype" w:hAnsi="Palatino Linotype" w:cs="Times New Roman"/>
          <w:b/>
          <w:sz w:val="22"/>
          <w:szCs w:val="22"/>
        </w:rPr>
        <w:t xml:space="preserve">Figure </w:t>
      </w:r>
      <w:r w:rsidRPr="00B11AA6">
        <w:rPr>
          <w:rFonts w:ascii="Palatino Linotype" w:hAnsi="Palatino Linotype" w:cs="Times New Roman"/>
          <w:b/>
          <w:i/>
          <w:iCs/>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i/>
          <w:iCs/>
          <w:sz w:val="22"/>
          <w:szCs w:val="22"/>
        </w:rPr>
        <w:fldChar w:fldCharType="separate"/>
      </w:r>
      <w:r w:rsidR="00B3095A">
        <w:rPr>
          <w:rFonts w:ascii="Palatino Linotype" w:hAnsi="Palatino Linotype" w:cs="Times New Roman"/>
          <w:b/>
          <w:noProof/>
          <w:sz w:val="22"/>
          <w:szCs w:val="22"/>
        </w:rPr>
        <w:t>2</w:t>
      </w:r>
      <w:r w:rsidRPr="00B11AA6">
        <w:rPr>
          <w:rFonts w:ascii="Palatino Linotype" w:hAnsi="Palatino Linotype" w:cs="Times New Roman"/>
          <w:b/>
          <w:i/>
          <w:iCs/>
          <w:sz w:val="22"/>
          <w:szCs w:val="22"/>
        </w:rPr>
        <w:fldChar w:fldCharType="end"/>
      </w:r>
      <w:r w:rsidRPr="00B11AA6">
        <w:rPr>
          <w:rFonts w:ascii="Palatino Linotype" w:hAnsi="Palatino Linotype" w:cs="Times New Roman"/>
          <w:b/>
          <w:sz w:val="22"/>
          <w:szCs w:val="22"/>
        </w:rPr>
        <w:t>:</w:t>
      </w:r>
      <w:r w:rsidRPr="00B11AA6">
        <w:rPr>
          <w:rFonts w:ascii="Palatino Linotype" w:hAnsi="Palatino Linotype" w:cs="Times New Roman"/>
          <w:bCs/>
          <w:sz w:val="22"/>
          <w:szCs w:val="22"/>
        </w:rPr>
        <w:t xml:space="preserve"> </w:t>
      </w:r>
      <w:r w:rsidR="00E15912" w:rsidRPr="00B11AA6">
        <w:rPr>
          <w:rFonts w:ascii="Palatino Linotype" w:hAnsi="Palatino Linotype" w:cs="Times New Roman"/>
          <w:bCs/>
          <w:sz w:val="22"/>
          <w:szCs w:val="22"/>
        </w:rPr>
        <w:t xml:space="preserve">Examples of data and insights that can be obtained </w:t>
      </w:r>
      <w:r w:rsidR="00E15912" w:rsidRPr="00B11AA6">
        <w:rPr>
          <w:rFonts w:ascii="Palatino Linotype" w:hAnsi="Palatino Linotype" w:cs="Times New Roman"/>
          <w:bCs/>
          <w:i/>
          <w:iCs/>
          <w:sz w:val="22"/>
          <w:szCs w:val="22"/>
        </w:rPr>
        <w:t>via</w:t>
      </w:r>
      <w:r w:rsidR="00E15912" w:rsidRPr="00B11AA6">
        <w:rPr>
          <w:rFonts w:ascii="Palatino Linotype" w:hAnsi="Palatino Linotype" w:cs="Times New Roman"/>
          <w:bCs/>
          <w:sz w:val="22"/>
          <w:szCs w:val="22"/>
        </w:rPr>
        <w:t xml:space="preserve"> continuum modeling approaches that have utility in the development, optimization, and rationalization of electrochemical device performance and behavior.</w:t>
      </w:r>
    </w:p>
    <w:p w14:paraId="5689941C" w14:textId="34519223" w:rsidR="00761CFE" w:rsidRPr="00B11AA6" w:rsidRDefault="009A29CA" w:rsidP="00761CFE">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data-richness that becomes available upon solving and validating a continuum model goes beyond what traditional electroanalytical experiments </w:t>
      </w:r>
      <w:r w:rsidR="008252B4" w:rsidRPr="00B11AA6">
        <w:rPr>
          <w:rFonts w:ascii="Palatino Linotype" w:hAnsi="Palatino Linotype" w:cs="Times New Roman"/>
          <w:sz w:val="22"/>
          <w:szCs w:val="22"/>
        </w:rPr>
        <w:t>can easily achieve. Reaching comparable fidelity often requires specialized setups or intensive beam-line experiments.</w:t>
      </w:r>
      <w:r w:rsidR="00761CFE" w:rsidRPr="00B11AA6">
        <w:rPr>
          <w:rFonts w:ascii="Palatino Linotype" w:hAnsi="Palatino Linotype" w:cs="Times New Roman"/>
          <w:sz w:val="22"/>
          <w:szCs w:val="22"/>
        </w:rPr>
        <w:t xml:space="preserve"> </w:t>
      </w:r>
      <w:r w:rsidR="005F35AB" w:rsidRPr="00B11AA6">
        <w:rPr>
          <w:rFonts w:ascii="Palatino Linotype" w:hAnsi="Palatino Linotype" w:cs="Times New Roman"/>
          <w:sz w:val="22"/>
          <w:szCs w:val="22"/>
        </w:rPr>
        <w:t xml:space="preserve">This experimental complexity can be circumvented simply by solving the governing PDEs on a </w:t>
      </w:r>
      <w:r w:rsidR="008F2DBE" w:rsidRPr="00B11AA6">
        <w:rPr>
          <w:rFonts w:ascii="Palatino Linotype" w:hAnsi="Palatino Linotype" w:cs="Times New Roman"/>
          <w:sz w:val="22"/>
          <w:szCs w:val="22"/>
        </w:rPr>
        <w:t>device-relevant mesh.</w:t>
      </w:r>
    </w:p>
    <w:p w14:paraId="75A8F083" w14:textId="5AC0F99A" w:rsidR="00EC608F" w:rsidRPr="00B11AA6" w:rsidRDefault="008252B4" w:rsidP="002B1EAB">
      <w:pPr>
        <w:jc w:val="both"/>
        <w:rPr>
          <w:rFonts w:ascii="Palatino Linotype" w:hAnsi="Palatino Linotype" w:cs="Times New Roman"/>
          <w:sz w:val="22"/>
          <w:szCs w:val="22"/>
        </w:rPr>
      </w:pPr>
      <w:r w:rsidRPr="00B11AA6">
        <w:rPr>
          <w:rFonts w:ascii="Palatino Linotype" w:hAnsi="Palatino Linotype" w:cs="Times New Roman"/>
          <w:sz w:val="22"/>
          <w:szCs w:val="22"/>
        </w:rPr>
        <w:t>Continuum modeling is thus positioned at a scale</w:t>
      </w:r>
      <w:r w:rsidR="004F7B36" w:rsidRPr="00B11AA6">
        <w:rPr>
          <w:rFonts w:ascii="Palatino Linotype" w:hAnsi="Palatino Linotype" w:cs="Times New Roman"/>
          <w:sz w:val="22"/>
          <w:szCs w:val="22"/>
        </w:rPr>
        <w:t xml:space="preserve"> that uniquely matches the scales of device-level experiments and measurements</w:t>
      </w:r>
      <w:r w:rsidR="00761CFE" w:rsidRPr="00B11AA6">
        <w:rPr>
          <w:rFonts w:ascii="Palatino Linotype" w:hAnsi="Palatino Linotype" w:cs="Times New Roman"/>
          <w:sz w:val="22"/>
          <w:szCs w:val="22"/>
        </w:rPr>
        <w:t xml:space="preserve">. </w:t>
      </w:r>
      <w:r w:rsidR="004F7B36" w:rsidRPr="00B11AA6">
        <w:rPr>
          <w:rFonts w:ascii="Palatino Linotype" w:hAnsi="Palatino Linotype" w:cs="Times New Roman"/>
          <w:sz w:val="22"/>
          <w:szCs w:val="22"/>
        </w:rPr>
        <w:t>Continuum models</w:t>
      </w:r>
      <w:r w:rsidR="00761CFE" w:rsidRPr="00B11AA6">
        <w:rPr>
          <w:rFonts w:ascii="Palatino Linotype" w:hAnsi="Palatino Linotype" w:cs="Times New Roman"/>
          <w:sz w:val="22"/>
          <w:szCs w:val="22"/>
        </w:rPr>
        <w:t xml:space="preserve"> </w:t>
      </w:r>
      <w:r w:rsidR="004F7B36" w:rsidRPr="00B11AA6">
        <w:rPr>
          <w:rFonts w:ascii="Palatino Linotype" w:hAnsi="Palatino Linotype" w:cs="Times New Roman"/>
          <w:sz w:val="22"/>
          <w:szCs w:val="22"/>
        </w:rPr>
        <w:t>are</w:t>
      </w:r>
      <w:r w:rsidR="00761CFE" w:rsidRPr="00B11AA6">
        <w:rPr>
          <w:rFonts w:ascii="Palatino Linotype" w:hAnsi="Palatino Linotype" w:cs="Times New Roman"/>
          <w:sz w:val="22"/>
          <w:szCs w:val="22"/>
        </w:rPr>
        <w:t xml:space="preserve"> coarser than molecular dynamics (</w:t>
      </w:r>
      <w:r w:rsidR="004F7B36" w:rsidRPr="00B11AA6">
        <w:rPr>
          <w:rFonts w:ascii="Palatino Linotype" w:hAnsi="Palatino Linotype" w:cs="Times New Roman"/>
          <w:i/>
          <w:iCs/>
          <w:sz w:val="22"/>
          <w:szCs w:val="22"/>
        </w:rPr>
        <w:t>e.g.,</w:t>
      </w:r>
      <w:r w:rsidR="004F7B36" w:rsidRPr="00B11AA6">
        <w:rPr>
          <w:rFonts w:ascii="Palatino Linotype" w:hAnsi="Palatino Linotype" w:cs="Times New Roman"/>
          <w:sz w:val="22"/>
          <w:szCs w:val="22"/>
        </w:rPr>
        <w:t xml:space="preserve"> these models do not directly calculate</w:t>
      </w:r>
      <w:r w:rsidR="00761CFE" w:rsidRPr="00B11AA6">
        <w:rPr>
          <w:rFonts w:ascii="Palatino Linotype" w:hAnsi="Palatino Linotype" w:cs="Times New Roman"/>
          <w:sz w:val="22"/>
          <w:szCs w:val="22"/>
        </w:rPr>
        <w:t xml:space="preserve"> individual ion trajectories) but finer than </w:t>
      </w:r>
      <w:r w:rsidRPr="00B11AA6">
        <w:rPr>
          <w:rFonts w:ascii="Palatino Linotype" w:hAnsi="Palatino Linotype" w:cs="Times New Roman"/>
          <w:sz w:val="22"/>
          <w:szCs w:val="22"/>
        </w:rPr>
        <w:t>system-level models that collapse the entire device</w:t>
      </w:r>
      <w:r w:rsidR="00761CFE" w:rsidRPr="00B11AA6">
        <w:rPr>
          <w:rFonts w:ascii="Palatino Linotype" w:hAnsi="Palatino Linotype" w:cs="Times New Roman"/>
          <w:sz w:val="22"/>
          <w:szCs w:val="22"/>
        </w:rPr>
        <w:t xml:space="preserve"> into a lumped circuit element (</w:t>
      </w:r>
      <w:r w:rsidR="00664DB0" w:rsidRPr="00B11AA6">
        <w:rPr>
          <w:rFonts w:ascii="Palatino Linotype" w:hAnsi="Palatino Linotype" w:cs="Times New Roman"/>
          <w:i/>
          <w:iCs/>
          <w:sz w:val="22"/>
          <w:szCs w:val="22"/>
        </w:rPr>
        <w:t>e.g.,</w:t>
      </w:r>
      <w:r w:rsidR="00664DB0" w:rsidRPr="00B11AA6">
        <w:rPr>
          <w:rFonts w:ascii="Palatino Linotype" w:hAnsi="Palatino Linotype" w:cs="Times New Roman"/>
          <w:sz w:val="22"/>
          <w:szCs w:val="22"/>
        </w:rPr>
        <w:t xml:space="preserve"> those which treat the </w:t>
      </w:r>
      <w:r w:rsidR="00761CFE" w:rsidRPr="00B11AA6">
        <w:rPr>
          <w:rFonts w:ascii="Palatino Linotype" w:hAnsi="Palatino Linotype" w:cs="Times New Roman"/>
          <w:sz w:val="22"/>
          <w:szCs w:val="22"/>
        </w:rPr>
        <w:t>membrane as a resistor,</w:t>
      </w:r>
      <w:r w:rsidR="00664DB0" w:rsidRPr="00B11AA6">
        <w:rPr>
          <w:rFonts w:ascii="Palatino Linotype" w:hAnsi="Palatino Linotype" w:cs="Times New Roman"/>
          <w:sz w:val="22"/>
          <w:szCs w:val="22"/>
        </w:rPr>
        <w:t xml:space="preserve"> or the</w:t>
      </w:r>
      <w:r w:rsidR="00761CFE" w:rsidRPr="00B11AA6">
        <w:rPr>
          <w:rFonts w:ascii="Palatino Linotype" w:hAnsi="Palatino Linotype" w:cs="Times New Roman"/>
          <w:sz w:val="22"/>
          <w:szCs w:val="22"/>
        </w:rPr>
        <w:t xml:space="preserve"> double layer as a capacitor). </w:t>
      </w:r>
      <w:r w:rsidRPr="00B11AA6">
        <w:rPr>
          <w:rFonts w:ascii="Palatino Linotype" w:hAnsi="Palatino Linotype" w:cs="Times New Roman"/>
          <w:sz w:val="22"/>
          <w:szCs w:val="22"/>
        </w:rPr>
        <w:t>The mesoscale in which continuum models lie (micrometers to millimeters and microseconds to steady state) matches the operative scale</w:t>
      </w:r>
      <w:r w:rsidR="00761CFE" w:rsidRPr="00B11AA6">
        <w:rPr>
          <w:rFonts w:ascii="Palatino Linotype" w:hAnsi="Palatino Linotype" w:cs="Times New Roman"/>
          <w:sz w:val="22"/>
          <w:szCs w:val="22"/>
        </w:rPr>
        <w:t xml:space="preserve"> of most electrochemical devices. Models at this scale can </w:t>
      </w:r>
      <w:r w:rsidR="00B54AD1" w:rsidRPr="00B11AA6">
        <w:rPr>
          <w:rFonts w:ascii="Palatino Linotype" w:hAnsi="Palatino Linotype" w:cs="Times New Roman"/>
          <w:sz w:val="22"/>
          <w:szCs w:val="22"/>
        </w:rPr>
        <w:t xml:space="preserve">therefore </w:t>
      </w:r>
      <w:r w:rsidR="00761CFE" w:rsidRPr="00B11AA6">
        <w:rPr>
          <w:rFonts w:ascii="Palatino Linotype" w:hAnsi="Palatino Linotype" w:cs="Times New Roman"/>
          <w:sz w:val="22"/>
          <w:szCs w:val="22"/>
        </w:rPr>
        <w:t xml:space="preserve">be validated against directly measured polarization data, </w:t>
      </w:r>
      <w:r w:rsidR="00A424E6" w:rsidRPr="00B11AA6">
        <w:rPr>
          <w:rFonts w:ascii="Palatino Linotype" w:hAnsi="Palatino Linotype" w:cs="Times New Roman"/>
          <w:sz w:val="22"/>
          <w:szCs w:val="22"/>
        </w:rPr>
        <w:t>providing real-world evidence of the validity of the modeling approach. The validated model can then be</w:t>
      </w:r>
      <w:r w:rsidR="00761CFE" w:rsidRPr="00B11AA6">
        <w:rPr>
          <w:rFonts w:ascii="Palatino Linotype" w:hAnsi="Palatino Linotype" w:cs="Times New Roman"/>
          <w:sz w:val="22"/>
          <w:szCs w:val="22"/>
        </w:rPr>
        <w:t xml:space="preserve"> used to resolve physics in experimentally hard</w:t>
      </w:r>
      <w:r w:rsidR="007247AE" w:rsidRPr="00B11AA6">
        <w:rPr>
          <w:rFonts w:ascii="Palatino Linotype" w:hAnsi="Palatino Linotype" w:cs="Times New Roman"/>
          <w:sz w:val="22"/>
          <w:szCs w:val="22"/>
        </w:rPr>
        <w:t>-</w:t>
      </w:r>
      <w:r w:rsidR="00761CFE" w:rsidRPr="00B11AA6">
        <w:rPr>
          <w:rFonts w:ascii="Palatino Linotype" w:hAnsi="Palatino Linotype" w:cs="Times New Roman"/>
          <w:sz w:val="22"/>
          <w:szCs w:val="22"/>
        </w:rPr>
        <w:t>to</w:t>
      </w:r>
      <w:r w:rsidR="007247AE" w:rsidRPr="00B11AA6">
        <w:rPr>
          <w:rFonts w:ascii="Palatino Linotype" w:hAnsi="Palatino Linotype" w:cs="Times New Roman"/>
          <w:sz w:val="22"/>
          <w:szCs w:val="22"/>
        </w:rPr>
        <w:t>-</w:t>
      </w:r>
      <w:r w:rsidR="00761CFE" w:rsidRPr="00B11AA6">
        <w:rPr>
          <w:rFonts w:ascii="Palatino Linotype" w:hAnsi="Palatino Linotype" w:cs="Times New Roman"/>
          <w:sz w:val="22"/>
          <w:szCs w:val="22"/>
        </w:rPr>
        <w:t>reach or inaccessible domains.</w:t>
      </w:r>
    </w:p>
    <w:p w14:paraId="74D2BBE3" w14:textId="7A7856DA" w:rsidR="00593C1A" w:rsidRPr="00B11AA6" w:rsidRDefault="00593C1A" w:rsidP="00E6759F">
      <w:pPr>
        <w:pStyle w:val="Heading1"/>
        <w:rPr>
          <w:rFonts w:ascii="Lato" w:hAnsi="Lato"/>
          <w:b/>
          <w:bCs/>
          <w:color w:val="auto"/>
          <w:sz w:val="24"/>
          <w:szCs w:val="22"/>
        </w:rPr>
      </w:pPr>
      <w:r w:rsidRPr="00B11AA6">
        <w:rPr>
          <w:rFonts w:ascii="Lato" w:hAnsi="Lato"/>
          <w:b/>
          <w:bCs/>
          <w:color w:val="auto"/>
          <w:sz w:val="24"/>
          <w:szCs w:val="22"/>
        </w:rPr>
        <w:t>Continuum Modeling</w:t>
      </w:r>
      <w:r w:rsidR="00E6759F" w:rsidRPr="00B11AA6">
        <w:rPr>
          <w:rFonts w:ascii="Lato" w:hAnsi="Lato"/>
          <w:b/>
          <w:bCs/>
          <w:color w:val="auto"/>
          <w:sz w:val="24"/>
          <w:szCs w:val="22"/>
        </w:rPr>
        <w:t>:</w:t>
      </w:r>
      <w:r w:rsidRPr="00B11AA6">
        <w:rPr>
          <w:rFonts w:ascii="Lato" w:hAnsi="Lato"/>
          <w:b/>
          <w:bCs/>
          <w:color w:val="auto"/>
          <w:sz w:val="24"/>
          <w:szCs w:val="22"/>
        </w:rPr>
        <w:t xml:space="preserve"> Fundamentals and Numerical Methods</w:t>
      </w:r>
    </w:p>
    <w:p w14:paraId="39346625" w14:textId="5F280379" w:rsidR="00BB3A2C" w:rsidRPr="00B11AA6" w:rsidRDefault="00BB3A2C" w:rsidP="00BB3A2C">
      <w:pPr>
        <w:pStyle w:val="Heading2"/>
        <w:rPr>
          <w:rFonts w:ascii="Lato" w:hAnsi="Lato"/>
          <w:b/>
          <w:bCs/>
          <w:color w:val="auto"/>
          <w:sz w:val="24"/>
          <w:szCs w:val="22"/>
        </w:rPr>
      </w:pPr>
      <w:r w:rsidRPr="00B11AA6">
        <w:rPr>
          <w:rFonts w:ascii="Lato" w:hAnsi="Lato"/>
          <w:b/>
          <w:bCs/>
          <w:color w:val="auto"/>
          <w:sz w:val="24"/>
          <w:szCs w:val="22"/>
        </w:rPr>
        <w:t>Conservation Equations: Mass and Current</w:t>
      </w:r>
    </w:p>
    <w:p w14:paraId="79573DF6" w14:textId="71FBF46A" w:rsidR="002D3C62" w:rsidRPr="00B11AA6" w:rsidRDefault="008252B4" w:rsidP="00972F13">
      <w:pPr>
        <w:jc w:val="both"/>
        <w:rPr>
          <w:rFonts w:ascii="Palatino Linotype" w:hAnsi="Palatino Linotype" w:cs="Times New Roman"/>
          <w:sz w:val="22"/>
          <w:szCs w:val="22"/>
        </w:rPr>
      </w:pPr>
      <w:r w:rsidRPr="00B11AA6">
        <w:rPr>
          <w:rFonts w:ascii="Palatino Linotype" w:hAnsi="Palatino Linotype" w:cs="Times New Roman"/>
          <w:sz w:val="22"/>
          <w:szCs w:val="22"/>
        </w:rPr>
        <w:t>The governing partial differential equations solved in continuum modeling are conservation laws.</w:t>
      </w:r>
      <w:r w:rsidR="002D3C62" w:rsidRPr="00B11AA6">
        <w:rPr>
          <w:rFonts w:ascii="Palatino Linotype" w:hAnsi="Palatino Linotype" w:cs="Times New Roman"/>
          <w:sz w:val="22"/>
          <w:szCs w:val="22"/>
        </w:rPr>
        <w:t xml:space="preserve"> For a scalar quantity </w:t>
      </w:r>
      <m:oMath>
        <m:r>
          <w:rPr>
            <w:rFonts w:ascii="Cambria Math" w:hAnsi="Cambria Math" w:cs="Times New Roman"/>
            <w:sz w:val="22"/>
            <w:szCs w:val="22"/>
          </w:rPr>
          <m:t>ϕ</m:t>
        </m:r>
      </m:oMath>
      <w:r w:rsidR="002D3C62" w:rsidRPr="00B11AA6">
        <w:rPr>
          <w:rFonts w:ascii="Palatino Linotype" w:hAnsi="Palatino Linotype" w:cs="Times New Roman"/>
          <w:sz w:val="22"/>
          <w:szCs w:val="22"/>
        </w:rPr>
        <w:t> (a concentration, a charge density, an energy) in a control volume, the statement is simple:</w:t>
      </w:r>
    </w:p>
    <w:tbl>
      <w:tblPr>
        <w:tblW w:w="9360" w:type="dxa"/>
        <w:tblLayout w:type="fixed"/>
        <w:tblCellMar>
          <w:left w:w="0" w:type="dxa"/>
          <w:right w:w="0" w:type="dxa"/>
        </w:tblCellMar>
        <w:tblLook w:val="0600" w:firstRow="0" w:lastRow="0" w:firstColumn="0" w:lastColumn="0" w:noHBand="1" w:noVBand="1"/>
      </w:tblPr>
      <w:tblGrid>
        <w:gridCol w:w="900"/>
        <w:gridCol w:w="7560"/>
        <w:gridCol w:w="900"/>
      </w:tblGrid>
      <w:tr w:rsidR="00B4152D" w:rsidRPr="00B11AA6" w14:paraId="5B1E4460" w14:textId="77777777">
        <w:tc>
          <w:tcPr>
            <w:tcW w:w="900" w:type="dxa"/>
            <w:vAlign w:val="center"/>
          </w:tcPr>
          <w:p w14:paraId="059F20CC" w14:textId="77777777" w:rsidR="00B4152D" w:rsidRPr="00B11AA6" w:rsidRDefault="00B4152D"/>
        </w:tc>
        <w:tc>
          <w:tcPr>
            <w:tcW w:w="7560" w:type="dxa"/>
            <w:vAlign w:val="center"/>
          </w:tcPr>
          <w:p w14:paraId="44B9DA1F" w14:textId="4622B1D7" w:rsidR="00B4152D" w:rsidRPr="00B11AA6" w:rsidRDefault="00716590">
            <w:pPr>
              <w:jc w:val="center"/>
            </w:pPr>
            <m:oMathPara>
              <m:oMath>
                <m:f>
                  <m:fPr>
                    <m:ctrlPr>
                      <w:rPr>
                        <w:rFonts w:ascii="Cambria Math" w:hAnsi="Cambria Math" w:cs="Times New Roman"/>
                        <w:sz w:val="22"/>
                        <w:szCs w:val="22"/>
                      </w:rPr>
                    </m:ctrlPr>
                  </m:fPr>
                  <m:num>
                    <m:r>
                      <m:rPr>
                        <m:sty m:val="p"/>
                      </m:rPr>
                      <w:rPr>
                        <w:rFonts w:ascii="Cambria Math" w:hAnsi="Cambria Math" w:cs="Times New Roman"/>
                        <w:sz w:val="22"/>
                        <w:szCs w:val="22"/>
                      </w:rPr>
                      <m:t>∂</m:t>
                    </m:r>
                    <m:r>
                      <w:rPr>
                        <w:rFonts w:ascii="Cambria Math" w:hAnsi="Cambria Math" w:cs="Times New Roman"/>
                        <w:sz w:val="22"/>
                        <w:szCs w:val="22"/>
                      </w:rPr>
                      <m:t>ϕ</m:t>
                    </m:r>
                  </m:num>
                  <m:den>
                    <m:r>
                      <m:rPr>
                        <m:sty m:val="p"/>
                      </m:rPr>
                      <w:rPr>
                        <w:rFonts w:ascii="Cambria Math" w:hAnsi="Cambria Math" w:cs="Times New Roman"/>
                        <w:sz w:val="22"/>
                        <w:szCs w:val="22"/>
                      </w:rPr>
                      <m:t>∂</m:t>
                    </m:r>
                    <m:r>
                      <w:rPr>
                        <w:rFonts w:ascii="Cambria Math" w:hAnsi="Cambria Math" w:cs="Times New Roman"/>
                        <w:sz w:val="22"/>
                        <w:szCs w:val="22"/>
                      </w:rPr>
                      <m:t>t</m:t>
                    </m:r>
                  </m:den>
                </m:f>
                <m:r>
                  <w:rPr>
                    <w:rFonts w:ascii="Cambria Math"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m:t>
                </m:r>
                <m:r>
                  <m:rPr>
                    <m:sty m:val="b"/>
                  </m:rPr>
                  <w:rPr>
                    <w:rFonts w:ascii="Cambria Math" w:hAnsi="Cambria Math" w:cs="Times New Roman"/>
                    <w:sz w:val="22"/>
                    <w:szCs w:val="22"/>
                  </w:rPr>
                  <m:t>J</m:t>
                </m:r>
                <m:r>
                  <w:rPr>
                    <w:rFonts w:ascii="Cambria Math" w:hAnsi="Cambria Math" w:cs="Times New Roman"/>
                    <w:sz w:val="22"/>
                    <w:szCs w:val="22"/>
                  </w:rPr>
                  <m:t>+</m:t>
                </m:r>
                <m:r>
                  <w:rPr>
                    <w:rFonts w:ascii="Cambria Math" w:hAnsi="Cambria Math" w:cs="Times New Roman"/>
                    <w:sz w:val="22"/>
                    <w:szCs w:val="22"/>
                  </w:rPr>
                  <m:t>S</m:t>
                </m:r>
              </m:oMath>
            </m:oMathPara>
          </w:p>
        </w:tc>
        <w:tc>
          <w:tcPr>
            <w:tcW w:w="900" w:type="dxa"/>
            <w:vAlign w:val="center"/>
          </w:tcPr>
          <w:p w14:paraId="28F1B0F4" w14:textId="0478646F" w:rsidR="00B4152D" w:rsidRPr="00B11AA6" w:rsidRDefault="00B4152D">
            <w:pPr>
              <w:jc w:val="right"/>
            </w:pPr>
            <w:r w:rsidRPr="00B11AA6">
              <w:rPr>
                <w:rFonts w:ascii="Palatino Linotype" w:hAnsi="Palatino Linotype" w:cs="Times New Roman"/>
                <w:sz w:val="22"/>
                <w:szCs w:val="22"/>
              </w:rPr>
              <w:t>(</w:t>
            </w:r>
            <w:bookmarkStart w:id="2" w:name="EqGenConservation"/>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w:t>
            </w:r>
            <w:r w:rsidRPr="00B11AA6">
              <w:rPr>
                <w:rFonts w:ascii="Palatino Linotype" w:hAnsi="Palatino Linotype" w:cs="Times New Roman"/>
                <w:sz w:val="22"/>
                <w:szCs w:val="22"/>
              </w:rPr>
              <w:fldChar w:fldCharType="end"/>
            </w:r>
            <w:bookmarkEnd w:id="2"/>
            <w:r w:rsidRPr="00B11AA6">
              <w:rPr>
                <w:rFonts w:ascii="Palatino Linotype" w:hAnsi="Palatino Linotype" w:cs="Times New Roman"/>
                <w:sz w:val="22"/>
                <w:szCs w:val="22"/>
              </w:rPr>
              <w:t>)</w:t>
            </w:r>
          </w:p>
        </w:tc>
      </w:tr>
    </w:tbl>
    <w:p w14:paraId="35F1AD0E" w14:textId="7D2553AF"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where </w:t>
      </w:r>
      <m:oMath>
        <m:r>
          <m:rPr>
            <m:sty m:val="b"/>
          </m:rPr>
          <w:rPr>
            <w:rFonts w:ascii="Cambria Math" w:hAnsi="Cambria Math" w:cs="Times New Roman"/>
            <w:sz w:val="22"/>
            <w:szCs w:val="22"/>
          </w:rPr>
          <m:t>J</m:t>
        </m:r>
      </m:oMath>
      <w:r w:rsidRPr="00B11AA6">
        <w:rPr>
          <w:rFonts w:ascii="Palatino Linotype" w:hAnsi="Palatino Linotype" w:cs="Times New Roman"/>
          <w:sz w:val="22"/>
          <w:szCs w:val="22"/>
        </w:rPr>
        <w:t xml:space="preserve"> is the </w:t>
      </w:r>
      <w:commentRangeStart w:id="3"/>
      <w:r w:rsidRPr="00B11AA6">
        <w:rPr>
          <w:rFonts w:ascii="Palatino Linotype" w:hAnsi="Palatino Linotype" w:cs="Times New Roman"/>
          <w:sz w:val="22"/>
          <w:szCs w:val="22"/>
        </w:rPr>
        <w:t>total flux of </w:t>
      </w:r>
      <m:oMath>
        <m:r>
          <w:rPr>
            <w:rFonts w:ascii="Cambria Math" w:hAnsi="Cambria Math" w:cs="Times New Roman"/>
            <w:sz w:val="22"/>
            <w:szCs w:val="22"/>
          </w:rPr>
          <m:t>ϕ</m:t>
        </m:r>
      </m:oMath>
      <w:r w:rsidRPr="00B11AA6">
        <w:rPr>
          <w:rFonts w:ascii="Palatino Linotype" w:hAnsi="Palatino Linotype" w:cs="Times New Roman"/>
          <w:sz w:val="22"/>
          <w:szCs w:val="22"/>
        </w:rPr>
        <w:t> across the control volume boundaries</w:t>
      </w:r>
      <w:commentRangeEnd w:id="3"/>
      <w:r w:rsidR="003C3602" w:rsidRPr="00B11AA6">
        <w:rPr>
          <w:rStyle w:val="CommentReference"/>
          <w:rFonts w:ascii="Palatino Linotype" w:hAnsi="Palatino Linotype" w:cs="Times New Roman"/>
          <w:sz w:val="22"/>
          <w:szCs w:val="22"/>
        </w:rPr>
        <w:commentReference w:id="3"/>
      </w:r>
      <w:r w:rsidRPr="00B11AA6">
        <w:rPr>
          <w:rFonts w:ascii="Palatino Linotype" w:hAnsi="Palatino Linotype" w:cs="Times New Roman"/>
          <w:sz w:val="22"/>
          <w:szCs w:val="22"/>
        </w:rPr>
        <w:t xml:space="preserve"> and </w:t>
      </w:r>
      <m:oMath>
        <m:r>
          <w:rPr>
            <w:rFonts w:ascii="Cambria Math" w:hAnsi="Cambria Math" w:cs="Times New Roman"/>
            <w:sz w:val="22"/>
            <w:szCs w:val="22"/>
          </w:rPr>
          <m:t>S</m:t>
        </m:r>
      </m:oMath>
      <w:r w:rsidRPr="00B11AA6">
        <w:rPr>
          <w:rFonts w:ascii="Palatino Linotype" w:hAnsi="Palatino Linotype" w:cs="Times New Roman"/>
          <w:sz w:val="22"/>
          <w:szCs w:val="22"/>
        </w:rPr>
        <w:t xml:space="preserve"> is a volumetric source or sink. This single conservation equation generates the specific equations for each physical scalar quantity or field. </w:t>
      </w:r>
      <w:r w:rsidR="00596504" w:rsidRPr="00B11AA6">
        <w:rPr>
          <w:rFonts w:ascii="Palatino Linotype" w:hAnsi="Palatino Linotype" w:cs="Times New Roman"/>
          <w:sz w:val="22"/>
          <w:szCs w:val="22"/>
        </w:rPr>
        <w:t xml:space="preserve">The conservation law </w:t>
      </w:r>
      <w:r w:rsidR="003D170E" w:rsidRPr="00B11AA6">
        <w:rPr>
          <w:rFonts w:ascii="Palatino Linotype" w:hAnsi="Palatino Linotype" w:cs="Times New Roman"/>
          <w:sz w:val="22"/>
          <w:szCs w:val="22"/>
        </w:rPr>
        <w:t>for</w:t>
      </w:r>
      <w:r w:rsidR="00596504" w:rsidRPr="00B11AA6">
        <w:rPr>
          <w:rFonts w:ascii="Palatino Linotype" w:hAnsi="Palatino Linotype" w:cs="Times New Roman"/>
          <w:sz w:val="22"/>
          <w:szCs w:val="22"/>
        </w:rPr>
        <w:t xml:space="preserve"> species concentration </w:t>
      </w:r>
      <w:r w:rsidR="00AF3F14" w:rsidRPr="00B11AA6">
        <w:rPr>
          <w:rFonts w:ascii="Palatino Linotype" w:hAnsi="Palatino Linotype" w:cs="Times New Roman"/>
          <w:sz w:val="22"/>
          <w:szCs w:val="22"/>
        </w:rPr>
        <w:t>is a</w:t>
      </w:r>
      <w:r w:rsidRPr="00B11AA6">
        <w:rPr>
          <w:rFonts w:ascii="Palatino Linotype" w:hAnsi="Palatino Linotype" w:cs="Times New Roman"/>
          <w:sz w:val="22"/>
          <w:szCs w:val="22"/>
        </w:rPr>
        <w:t xml:space="preserve"> second-order </w:t>
      </w:r>
      <w:r w:rsidR="009D2D89" w:rsidRPr="00B11AA6">
        <w:rPr>
          <w:rFonts w:ascii="Palatino Linotype" w:hAnsi="Palatino Linotype" w:cs="Times New Roman"/>
          <w:sz w:val="22"/>
          <w:szCs w:val="22"/>
        </w:rPr>
        <w:t>P</w:t>
      </w:r>
      <w:r w:rsidRPr="00B11AA6">
        <w:rPr>
          <w:rFonts w:ascii="Palatino Linotype" w:hAnsi="Palatino Linotype" w:cs="Times New Roman"/>
          <w:sz w:val="22"/>
          <w:szCs w:val="22"/>
        </w:rPr>
        <w:t>DE in 1D</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3F1F6AD5" w14:textId="77777777">
        <w:tc>
          <w:tcPr>
            <w:tcW w:w="900" w:type="dxa"/>
            <w:vAlign w:val="center"/>
          </w:tcPr>
          <w:p w14:paraId="21DE60E7" w14:textId="77777777" w:rsidR="00FE510E" w:rsidRPr="00B11AA6" w:rsidRDefault="00FE510E"/>
        </w:tc>
        <w:tc>
          <w:tcPr>
            <w:tcW w:w="7560" w:type="dxa"/>
            <w:vAlign w:val="center"/>
          </w:tcPr>
          <w:p w14:paraId="6B3830F1" w14:textId="77777777" w:rsidR="00FE510E" w:rsidRPr="00B11AA6" w:rsidRDefault="00716590">
            <w:pPr>
              <w:jc w:val="center"/>
            </w:pPr>
            <m:oMathPara>
              <m:oMath>
                <m:f>
                  <m:fPr>
                    <m:ctrlPr>
                      <w:rPr>
                        <w:rFonts w:ascii="Cambria Math" w:hAnsi="Cambria Math" w:cs="Times New Roman"/>
                        <w:sz w:val="22"/>
                        <w:szCs w:val="22"/>
                      </w:rPr>
                    </m:ctrlPr>
                  </m:fPr>
                  <m:num>
                    <m:r>
                      <m:rPr>
                        <m:sty m:val="p"/>
                      </m:rPr>
                      <w:rPr>
                        <w:rFonts w:ascii="Cambria Math" w:hAnsi="Cambria Math" w:cs="Times New Roman"/>
                        <w:sz w:val="22"/>
                        <w:szCs w:val="22"/>
                      </w:rPr>
                      <m:t>∂</m:t>
                    </m:r>
                    <m:r>
                      <w:rPr>
                        <w:rFonts w:ascii="Cambria Math" w:hAnsi="Cambria Math" w:cs="Times New Roman"/>
                        <w:sz w:val="22"/>
                        <w:szCs w:val="22"/>
                      </w:rPr>
                      <m:t>(</m:t>
                    </m:r>
                    <m:r>
                      <w:rPr>
                        <w:rFonts w:ascii="Cambria Math" w:hAnsi="Cambria Math" w:cs="Times New Roman"/>
                        <w:sz w:val="22"/>
                        <w:szCs w:val="22"/>
                      </w:rPr>
                      <m:t>c</m:t>
                    </m:r>
                    <m:r>
                      <w:rPr>
                        <w:rFonts w:ascii="Cambria Math" w:hAnsi="Cambria Math" w:cs="Times New Roman"/>
                        <w:sz w:val="22"/>
                        <w:szCs w:val="22"/>
                      </w:rPr>
                      <m:t>(</m:t>
                    </m:r>
                    <m:r>
                      <w:rPr>
                        <w:rFonts w:ascii="Cambria Math" w:hAnsi="Cambria Math" w:cs="Times New Roman"/>
                        <w:sz w:val="22"/>
                        <w:szCs w:val="22"/>
                      </w:rPr>
                      <m:t>x</m:t>
                    </m:r>
                    <m:r>
                      <w:rPr>
                        <w:rFonts w:ascii="Cambria Math" w:hAnsi="Cambria Math" w:cs="Times New Roman"/>
                        <w:sz w:val="22"/>
                        <w:szCs w:val="22"/>
                      </w:rPr>
                      <m:t>,</m:t>
                    </m:r>
                    <m:r>
                      <w:rPr>
                        <w:rFonts w:ascii="Cambria Math" w:hAnsi="Cambria Math" w:cs="Times New Roman"/>
                        <w:sz w:val="22"/>
                        <w:szCs w:val="22"/>
                      </w:rPr>
                      <m:t>t</m:t>
                    </m:r>
                    <m:r>
                      <w:rPr>
                        <w:rFonts w:ascii="Cambria Math" w:hAnsi="Cambria Math" w:cs="Times New Roman"/>
                        <w:sz w:val="22"/>
                        <w:szCs w:val="22"/>
                      </w:rPr>
                      <m:t>))</m:t>
                    </m:r>
                  </m:num>
                  <m:den>
                    <m:r>
                      <m:rPr>
                        <m:sty m:val="p"/>
                      </m:rPr>
                      <w:rPr>
                        <w:rFonts w:ascii="Cambria Math" w:hAnsi="Cambria Math" w:cs="Times New Roman"/>
                        <w:sz w:val="22"/>
                        <w:szCs w:val="22"/>
                      </w:rPr>
                      <m:t>∂</m:t>
                    </m:r>
                    <m:r>
                      <w:rPr>
                        <w:rFonts w:ascii="Cambria Math" w:hAnsi="Cambria Math" w:cs="Times New Roman"/>
                        <w:sz w:val="22"/>
                        <w:szCs w:val="22"/>
                      </w:rPr>
                      <m:t>t</m:t>
                    </m:r>
                  </m:den>
                </m:f>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d</m:t>
                    </m:r>
                  </m:num>
                  <m:den>
                    <m:r>
                      <w:rPr>
                        <w:rFonts w:ascii="Cambria Math" w:hAnsi="Cambria Math" w:cs="Times New Roman"/>
                        <w:sz w:val="22"/>
                        <w:szCs w:val="22"/>
                      </w:rPr>
                      <m:t>dx</m:t>
                    </m:r>
                  </m:den>
                </m:f>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D</m:t>
                        </m:r>
                      </m:e>
                      <m:sub>
                        <m:r>
                          <m:rPr>
                            <m:nor/>
                          </m:rPr>
                          <w:rPr>
                            <w:rFonts w:ascii="Palatino Linotype" w:hAnsi="Palatino Linotype" w:cs="Times New Roman"/>
                            <w:sz w:val="22"/>
                            <w:szCs w:val="22"/>
                          </w:rPr>
                          <m:t>eff</m:t>
                        </m:r>
                      </m:sub>
                    </m:sSub>
                    <m:f>
                      <m:fPr>
                        <m:ctrlPr>
                          <w:rPr>
                            <w:rFonts w:ascii="Cambria Math" w:hAnsi="Cambria Math" w:cs="Times New Roman"/>
                            <w:sz w:val="22"/>
                            <w:szCs w:val="22"/>
                          </w:rPr>
                        </m:ctrlPr>
                      </m:fPr>
                      <m:num>
                        <m:r>
                          <w:rPr>
                            <w:rFonts w:ascii="Cambria Math" w:hAnsi="Cambria Math" w:cs="Times New Roman"/>
                            <w:sz w:val="22"/>
                            <w:szCs w:val="22"/>
                          </w:rPr>
                          <m:t>dc</m:t>
                        </m:r>
                      </m:num>
                      <m:den>
                        <m:r>
                          <w:rPr>
                            <w:rFonts w:ascii="Cambria Math" w:hAnsi="Cambria Math" w:cs="Times New Roman"/>
                            <w:sz w:val="22"/>
                            <w:szCs w:val="22"/>
                          </w:rPr>
                          <m:t>dx</m:t>
                        </m:r>
                      </m:den>
                    </m:f>
                  </m:e>
                </m:d>
                <m:r>
                  <w:rPr>
                    <w:rFonts w:ascii="Cambria Math" w:hAnsi="Cambria Math" w:cs="Times New Roman"/>
                    <w:sz w:val="22"/>
                    <w:szCs w:val="22"/>
                  </w:rPr>
                  <m:t>=</m:t>
                </m:r>
                <m:r>
                  <w:rPr>
                    <w:rFonts w:ascii="Cambria Math" w:hAnsi="Cambria Math" w:cs="Times New Roman"/>
                    <w:sz w:val="22"/>
                    <w:szCs w:val="22"/>
                  </w:rPr>
                  <m:t>S</m:t>
                </m:r>
                <m:r>
                  <w:rPr>
                    <w:rFonts w:ascii="Cambria Math" w:hAnsi="Cambria Math" w:cs="Times New Roman"/>
                    <w:sz w:val="22"/>
                    <w:szCs w:val="22"/>
                  </w:rPr>
                  <m:t>(</m:t>
                </m:r>
                <m:r>
                  <w:rPr>
                    <w:rFonts w:ascii="Cambria Math" w:hAnsi="Cambria Math" w:cs="Times New Roman"/>
                    <w:sz w:val="22"/>
                    <w:szCs w:val="22"/>
                  </w:rPr>
                  <m:t>c</m:t>
                </m:r>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L</m:t>
                    </m:r>
                  </m:sub>
                </m:sSub>
                <m:r>
                  <w:rPr>
                    <w:rFonts w:ascii="Cambria Math" w:hAnsi="Cambria Math" w:cs="Times New Roman"/>
                    <w:sz w:val="22"/>
                    <w:szCs w:val="22"/>
                  </w:rPr>
                  <m:t>)</m:t>
                </m:r>
              </m:oMath>
            </m:oMathPara>
          </w:p>
        </w:tc>
        <w:tc>
          <w:tcPr>
            <w:tcW w:w="900" w:type="dxa"/>
            <w:vAlign w:val="center"/>
          </w:tcPr>
          <w:p w14:paraId="65BA8223" w14:textId="04534AA5" w:rsidR="00FE510E" w:rsidRPr="00B11AA6" w:rsidRDefault="00FE510E">
            <w:pPr>
              <w:jc w:val="right"/>
            </w:pPr>
            <w:r w:rsidRPr="00B11AA6">
              <w:rPr>
                <w:rFonts w:ascii="Palatino Linotype" w:hAnsi="Palatino Linotype" w:cs="Times New Roman"/>
                <w:sz w:val="22"/>
                <w:szCs w:val="22"/>
              </w:rPr>
              <w:t>(</w:t>
            </w:r>
            <w:bookmarkStart w:id="4" w:name="Eq50"/>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2</w:t>
            </w:r>
            <w:r w:rsidRPr="00B11AA6">
              <w:rPr>
                <w:rFonts w:ascii="Palatino Linotype" w:hAnsi="Palatino Linotype" w:cs="Times New Roman"/>
                <w:sz w:val="22"/>
                <w:szCs w:val="22"/>
              </w:rPr>
              <w:fldChar w:fldCharType="end"/>
            </w:r>
            <w:bookmarkEnd w:id="4"/>
            <w:r w:rsidRPr="00B11AA6">
              <w:rPr>
                <w:rFonts w:ascii="Palatino Linotype" w:hAnsi="Palatino Linotype" w:cs="Times New Roman"/>
                <w:sz w:val="22"/>
                <w:szCs w:val="22"/>
              </w:rPr>
              <w:t>)</w:t>
            </w:r>
          </w:p>
        </w:tc>
      </w:tr>
    </w:tbl>
    <w:p w14:paraId="088E9922" w14:textId="20E7EECE" w:rsidR="00291462" w:rsidRPr="00B11AA6" w:rsidRDefault="00E905F7">
      <w:pPr>
        <w:jc w:val="both"/>
        <w:rPr>
          <w:rFonts w:ascii="Palatino Linotype" w:hAnsi="Palatino Linotype" w:cs="Times New Roman"/>
          <w:sz w:val="22"/>
          <w:szCs w:val="22"/>
        </w:rPr>
      </w:pPr>
      <w:r>
        <w:rPr>
          <w:rFonts w:ascii="Palatino Linotype" w:hAnsi="Palatino Linotype" w:cs="Times New Roman"/>
          <w:sz w:val="22"/>
          <w:szCs w:val="22"/>
        </w:rPr>
        <w:t xml:space="preserve">In the governing equations that follow, this coupling appears explicitly through the source term </w:t>
      </w:r>
      <m:oMath>
        <m:r>
          <w:rPr>
            <w:rFonts w:ascii="Cambria Math" w:hAnsi="Cambria Math" w:cs="Times New Roman"/>
            <w:sz w:val="22"/>
            <w:szCs w:val="22"/>
          </w:rPr>
          <m:t>S</m:t>
        </m:r>
      </m:oMath>
      <w:r w:rsidR="007A7A1C" w:rsidRPr="00B11AA6">
        <w:rPr>
          <w:rFonts w:ascii="Palatino Linotype" w:hAnsi="Palatino Linotype" w:cs="Times New Roman"/>
          <w:sz w:val="22"/>
          <w:szCs w:val="22"/>
        </w:rPr>
        <w:t>. When the source</w:t>
      </w:r>
      <w:r>
        <w:rPr>
          <w:rFonts w:ascii="Palatino Linotype" w:hAnsi="Palatino Linotype" w:cs="Times New Roman"/>
          <w:sz w:val="22"/>
          <w:szCs w:val="22"/>
        </w:rPr>
        <w:t xml:space="preserve">, </w:t>
      </w:r>
      <m:oMath>
        <m:r>
          <w:rPr>
            <w:rFonts w:ascii="Cambria Math" w:hAnsi="Cambria Math" w:cs="Times New Roman"/>
            <w:sz w:val="22"/>
            <w:szCs w:val="22"/>
          </w:rPr>
          <m:t>S</m:t>
        </m:r>
      </m:oMath>
      <w:r>
        <w:rPr>
          <w:rFonts w:ascii="Palatino Linotype" w:eastAsiaTheme="minorEastAsia" w:hAnsi="Palatino Linotype" w:cs="Times New Roman"/>
          <w:sz w:val="22"/>
          <w:szCs w:val="22"/>
        </w:rPr>
        <w:t>,</w:t>
      </w:r>
      <w:r w:rsidR="007A7A1C" w:rsidRPr="00B11AA6">
        <w:rPr>
          <w:rFonts w:ascii="Palatino Linotype" w:hAnsi="Palatino Linotype" w:cs="Times New Roman"/>
          <w:sz w:val="22"/>
          <w:szCs w:val="22"/>
        </w:rPr>
        <w:t xml:space="preserve"> in one balance depends on field variables governed by other balances </w:t>
      </w:r>
      <w:r w:rsidR="003D170E" w:rsidRPr="00B11AA6">
        <w:rPr>
          <w:rFonts w:ascii="Palatino Linotype" w:hAnsi="Palatino Linotype" w:cs="Times New Roman"/>
          <w:sz w:val="22"/>
          <w:szCs w:val="22"/>
        </w:rPr>
        <w:t>(</w:t>
      </w:r>
      <w:r w:rsidR="003D170E" w:rsidRPr="00B11AA6">
        <w:rPr>
          <w:rFonts w:ascii="Palatino Linotype" w:hAnsi="Palatino Linotype" w:cs="Times New Roman"/>
          <w:i/>
          <w:iCs/>
          <w:sz w:val="22"/>
          <w:szCs w:val="22"/>
        </w:rPr>
        <w:t>e.g.,</w:t>
      </w:r>
      <w:r w:rsidR="007A7A1C" w:rsidRPr="00B11AA6">
        <w:rPr>
          <w:rFonts w:ascii="Palatino Linotype" w:hAnsi="Palatino Linotype" w:cs="Times New Roman"/>
          <w:sz w:val="22"/>
          <w:szCs w:val="22"/>
        </w:rPr>
        <w:t xml:space="preserve"> a reaction rate that depends on a concentration and</w:t>
      </w:r>
      <w:r w:rsidR="003D39FE" w:rsidRPr="00B11AA6">
        <w:rPr>
          <w:rFonts w:ascii="Palatino Linotype" w:hAnsi="Palatino Linotype" w:cs="Times New Roman"/>
          <w:sz w:val="22"/>
          <w:szCs w:val="22"/>
        </w:rPr>
        <w:t>/or</w:t>
      </w:r>
      <w:r w:rsidR="007A7A1C" w:rsidRPr="00B11AA6">
        <w:rPr>
          <w:rFonts w:ascii="Palatino Linotype" w:hAnsi="Palatino Linotype" w:cs="Times New Roman"/>
          <w:sz w:val="22"/>
          <w:szCs w:val="22"/>
        </w:rPr>
        <w:t xml:space="preserve"> on the local potentials, for instance</w:t>
      </w:r>
      <w:r w:rsidR="003D170E" w:rsidRPr="00B11AA6">
        <w:rPr>
          <w:rFonts w:ascii="Palatino Linotype" w:hAnsi="Palatino Linotype" w:cs="Times New Roman"/>
          <w:sz w:val="22"/>
          <w:szCs w:val="22"/>
        </w:rPr>
        <w:t>)</w:t>
      </w:r>
      <w:r w:rsidR="007A7A1C" w:rsidRPr="00B11AA6">
        <w:rPr>
          <w:rFonts w:ascii="Palatino Linotype" w:hAnsi="Palatino Linotype" w:cs="Times New Roman"/>
          <w:sz w:val="22"/>
          <w:szCs w:val="22"/>
        </w:rPr>
        <w:t xml:space="preserve"> the equations can no longer be solved independently</w:t>
      </w:r>
      <w:r w:rsidR="003D39FE" w:rsidRPr="00B11AA6">
        <w:rPr>
          <w:rFonts w:ascii="Palatino Linotype" w:hAnsi="Palatino Linotype" w:cs="Times New Roman"/>
          <w:sz w:val="22"/>
          <w:szCs w:val="22"/>
        </w:rPr>
        <w:t>.</w:t>
      </w:r>
      <w:r w:rsidR="007A7A1C" w:rsidRPr="00B11AA6">
        <w:rPr>
          <w:rFonts w:ascii="Palatino Linotype" w:hAnsi="Palatino Linotype" w:cs="Times New Roman"/>
          <w:sz w:val="22"/>
          <w:szCs w:val="22"/>
        </w:rPr>
        <w:t xml:space="preserve"> </w:t>
      </w:r>
      <w:r w:rsidR="003D39FE" w:rsidRPr="00B11AA6">
        <w:rPr>
          <w:rFonts w:ascii="Palatino Linotype" w:hAnsi="Palatino Linotype" w:cs="Times New Roman"/>
          <w:sz w:val="22"/>
          <w:szCs w:val="22"/>
        </w:rPr>
        <w:t>T</w:t>
      </w:r>
      <w:r w:rsidR="007A7A1C" w:rsidRPr="00B11AA6">
        <w:rPr>
          <w:rFonts w:ascii="Palatino Linotype" w:hAnsi="Palatino Linotype" w:cs="Times New Roman"/>
          <w:sz w:val="22"/>
          <w:szCs w:val="22"/>
        </w:rPr>
        <w:t xml:space="preserve">hey must </w:t>
      </w:r>
      <w:r w:rsidR="003D39FE" w:rsidRPr="00B11AA6">
        <w:rPr>
          <w:rFonts w:ascii="Palatino Linotype" w:hAnsi="Palatino Linotype" w:cs="Times New Roman"/>
          <w:sz w:val="22"/>
          <w:szCs w:val="22"/>
        </w:rPr>
        <w:t xml:space="preserve">instead </w:t>
      </w:r>
      <w:r w:rsidR="007A7A1C" w:rsidRPr="00B11AA6">
        <w:rPr>
          <w:rFonts w:ascii="Palatino Linotype" w:hAnsi="Palatino Linotype" w:cs="Times New Roman"/>
          <w:sz w:val="22"/>
          <w:szCs w:val="22"/>
        </w:rPr>
        <w:t xml:space="preserve">be assembled into a single nonlinear system and solved simultaneously. </w:t>
      </w:r>
      <w:r w:rsidR="004352E9">
        <w:rPr>
          <w:rFonts w:ascii="Palatino Linotype" w:hAnsi="Palatino Linotype" w:cs="Times New Roman"/>
          <w:sz w:val="22"/>
          <w:szCs w:val="22"/>
        </w:rPr>
        <w:t xml:space="preserve">Examples of </w:t>
      </w:r>
      <w:r w:rsidR="007A7A1C" w:rsidRPr="00B11AA6">
        <w:rPr>
          <w:rFonts w:ascii="Palatino Linotype" w:hAnsi="Palatino Linotype" w:cs="Times New Roman"/>
          <w:sz w:val="22"/>
          <w:szCs w:val="22"/>
        </w:rPr>
        <w:t xml:space="preserve">specific source terms and coupled fields </w:t>
      </w:r>
      <w:r w:rsidR="004352E9">
        <w:rPr>
          <w:rFonts w:ascii="Palatino Linotype" w:hAnsi="Palatino Linotype" w:cs="Times New Roman"/>
          <w:sz w:val="22"/>
          <w:szCs w:val="22"/>
        </w:rPr>
        <w:t xml:space="preserve">required for </w:t>
      </w:r>
      <w:r w:rsidR="003D39FE" w:rsidRPr="00B11AA6">
        <w:rPr>
          <w:rFonts w:ascii="Palatino Linotype" w:hAnsi="Palatino Linotype" w:cs="Times New Roman"/>
          <w:sz w:val="22"/>
          <w:szCs w:val="22"/>
        </w:rPr>
        <w:t>a</w:t>
      </w:r>
      <w:r w:rsidR="007A7A1C" w:rsidRPr="00B11AA6">
        <w:rPr>
          <w:rFonts w:ascii="Palatino Linotype" w:hAnsi="Palatino Linotype" w:cs="Times New Roman"/>
          <w:sz w:val="22"/>
          <w:szCs w:val="22"/>
        </w:rPr>
        <w:t xml:space="preserve"> PEMFC cathode model are introduced </w:t>
      </w:r>
      <w:r w:rsidR="003D39FE" w:rsidRPr="00B11AA6">
        <w:rPr>
          <w:rFonts w:ascii="Palatino Linotype" w:hAnsi="Palatino Linotype" w:cs="Times New Roman"/>
          <w:sz w:val="22"/>
          <w:szCs w:val="22"/>
        </w:rPr>
        <w:t>later in the chapter.</w:t>
      </w:r>
    </w:p>
    <w:p w14:paraId="3F50E6D9" w14:textId="77777777" w:rsidR="00524511" w:rsidRPr="00B11AA6" w:rsidRDefault="00524511" w:rsidP="00524511">
      <w:pPr>
        <w:pStyle w:val="Heading1"/>
        <w:rPr>
          <w:rFonts w:ascii="Lato" w:hAnsi="Lato"/>
          <w:b/>
          <w:color w:val="auto"/>
          <w:sz w:val="24"/>
          <w:szCs w:val="22"/>
        </w:rPr>
      </w:pPr>
      <w:r w:rsidRPr="00B11AA6">
        <w:rPr>
          <w:rFonts w:ascii="Lato" w:hAnsi="Lato"/>
          <w:b/>
          <w:color w:val="auto"/>
          <w:sz w:val="24"/>
          <w:szCs w:val="22"/>
        </w:rPr>
        <w:t>What is a mesh?</w:t>
      </w:r>
    </w:p>
    <w:p w14:paraId="004A7F31" w14:textId="77717DD8" w:rsidR="0022535A" w:rsidRPr="00B11AA6" w:rsidRDefault="00524511" w:rsidP="00524511">
      <w:pPr>
        <w:jc w:val="both"/>
        <w:rPr>
          <w:rFonts w:ascii="Palatino Linotype" w:hAnsi="Palatino Linotype" w:cs="Times New Roman"/>
          <w:b/>
          <w:bCs/>
          <w:sz w:val="22"/>
          <w:szCs w:val="22"/>
        </w:rPr>
      </w:pPr>
      <w:r w:rsidRPr="00B11AA6">
        <w:rPr>
          <w:rFonts w:ascii="Palatino Linotype" w:hAnsi="Palatino Linotype" w:cs="Times New Roman"/>
          <w:sz w:val="22"/>
          <w:szCs w:val="22"/>
        </w:rPr>
        <w:t xml:space="preserve">To solve </w:t>
      </w:r>
      <w:r w:rsidR="0073747E" w:rsidRPr="00B11AA6">
        <w:rPr>
          <w:rFonts w:ascii="Palatino Linotype" w:hAnsi="Palatino Linotype" w:cs="Times New Roman"/>
          <w:sz w:val="22"/>
          <w:szCs w:val="22"/>
        </w:rPr>
        <w:t xml:space="preserve">partial differential equations (PDEs) </w:t>
      </w:r>
      <w:r w:rsidR="00271AD9">
        <w:rPr>
          <w:rFonts w:ascii="Palatino Linotype" w:hAnsi="Palatino Linotype" w:cs="Times New Roman"/>
          <w:sz w:val="22"/>
          <w:szCs w:val="22"/>
        </w:rPr>
        <w:t>in</w:t>
      </w:r>
      <w:r w:rsidR="0073747E" w:rsidRPr="00B11AA6">
        <w:rPr>
          <w:rFonts w:ascii="Palatino Linotype" w:hAnsi="Palatino Linotype" w:cs="Times New Roman"/>
          <w:sz w:val="22"/>
          <w:szCs w:val="22"/>
        </w:rPr>
        <w:t xml:space="preserve"> conservation equations</w:t>
      </w:r>
      <w:r w:rsidRPr="00B11AA6">
        <w:rPr>
          <w:rFonts w:ascii="Palatino Linotype" w:hAnsi="Palatino Linotype" w:cs="Times New Roman"/>
          <w:sz w:val="22"/>
          <w:szCs w:val="22"/>
        </w:rPr>
        <w:t xml:space="preserve"> numerically, the continuous spatial domain is divided into a finite number of discrete cells or elements. This grid is what we refer to as a mesh. In a 1D finite-volume mesh, the domain </w:t>
      </w:r>
      <m:oMath>
        <m:d>
          <m:dPr>
            <m:begChr m:val="["/>
            <m:endChr m:val="]"/>
            <m:ctrlPr>
              <w:rPr>
                <w:rFonts w:ascii="Cambria Math" w:hAnsi="Cambria Math" w:cs="Times New Roman"/>
                <w:i/>
                <w:sz w:val="22"/>
                <w:szCs w:val="22"/>
              </w:rPr>
            </m:ctrlPr>
          </m:dPr>
          <m:e>
            <m:r>
              <w:rPr>
                <w:rFonts w:ascii="Cambria Math" w:hAnsi="Cambria Math" w:cs="Times New Roman"/>
                <w:sz w:val="22"/>
                <w:szCs w:val="22"/>
              </w:rPr>
              <m:t>0,L</m:t>
            </m:r>
          </m:e>
        </m:d>
      </m:oMath>
      <w:r w:rsidRPr="00B11AA6">
        <w:rPr>
          <w:rFonts w:ascii="Palatino Linotype" w:hAnsi="Palatino Linotype" w:cs="Times New Roman"/>
          <w:sz w:val="22"/>
          <w:szCs w:val="22"/>
        </w:rPr>
        <w:t> is partitioned into </w:t>
      </w:r>
      <m:oMath>
        <m:r>
          <w:rPr>
            <w:rFonts w:ascii="Cambria Math" w:hAnsi="Cambria Math" w:cs="Times New Roman"/>
            <w:sz w:val="22"/>
            <w:szCs w:val="22"/>
          </w:rPr>
          <m:t>N</m:t>
        </m:r>
      </m:oMath>
      <w:r w:rsidRPr="00B11AA6">
        <w:rPr>
          <w:rFonts w:ascii="Palatino Linotype" w:hAnsi="Palatino Linotype" w:cs="Times New Roman"/>
          <w:sz w:val="22"/>
          <w:szCs w:val="22"/>
        </w:rPr>
        <w:t> cells of width </w:t>
      </w:r>
      <m:oMath>
        <m:r>
          <m:rPr>
            <m:sty m:val="p"/>
          </m:rPr>
          <w:rPr>
            <w:rFonts w:ascii="Cambria Math" w:hAnsi="Cambria Math" w:cs="Times New Roman"/>
            <w:sz w:val="22"/>
            <w:szCs w:val="22"/>
          </w:rPr>
          <m:t>Δ</m:t>
        </m:r>
        <m:r>
          <w:rPr>
            <w:rFonts w:ascii="Cambria Math" w:hAnsi="Cambria Math" w:cs="Times New Roman"/>
            <w:sz w:val="22"/>
            <w:szCs w:val="22"/>
          </w:rPr>
          <m:t>x=L</m:t>
        </m:r>
        <m:r>
          <m:rPr>
            <m:sty m:val="p"/>
          </m:rPr>
          <w:rPr>
            <w:rFonts w:ascii="Cambria Math" w:hAnsi="Cambria Math" w:cs="Times New Roman"/>
            <w:sz w:val="22"/>
            <w:szCs w:val="22"/>
          </w:rPr>
          <m:t>/</m:t>
        </m:r>
        <m:r>
          <w:rPr>
            <w:rFonts w:ascii="Cambria Math" w:hAnsi="Cambria Math" w:cs="Times New Roman"/>
            <w:sz w:val="22"/>
            <w:szCs w:val="22"/>
          </w:rPr>
          <m:t>N</m:t>
        </m:r>
      </m:oMath>
      <w:r w:rsidR="0022535A" w:rsidRPr="00B11AA6">
        <w:rPr>
          <w:rFonts w:ascii="Palatino Linotype" w:eastAsiaTheme="minorEastAsia" w:hAnsi="Palatino Linotype" w:cs="Times New Roman"/>
          <w:sz w:val="22"/>
          <w:szCs w:val="22"/>
        </w:rPr>
        <w:t xml:space="preserve"> (</w:t>
      </w:r>
      <w:r w:rsidR="0022535A" w:rsidRPr="00B11AA6">
        <w:rPr>
          <w:rFonts w:ascii="Palatino Linotype" w:eastAsiaTheme="minorEastAsia" w:hAnsi="Palatino Linotype" w:cs="Times New Roman"/>
          <w:sz w:val="22"/>
          <w:szCs w:val="22"/>
        </w:rPr>
        <w:fldChar w:fldCharType="begin"/>
      </w:r>
      <w:r w:rsidR="0022535A" w:rsidRPr="00B11AA6">
        <w:rPr>
          <w:rFonts w:ascii="Palatino Linotype" w:eastAsiaTheme="minorEastAsia" w:hAnsi="Palatino Linotype" w:cs="Times New Roman"/>
          <w:sz w:val="22"/>
          <w:szCs w:val="22"/>
        </w:rPr>
        <w:instrText xml:space="preserve"> REF _Ref232960514 \h </w:instrText>
      </w:r>
      <w:r w:rsidR="0022535A" w:rsidRPr="00B11AA6">
        <w:rPr>
          <w:rFonts w:ascii="Palatino Linotype" w:eastAsiaTheme="minorEastAsia" w:hAnsi="Palatino Linotype" w:cs="Times New Roman"/>
          <w:sz w:val="22"/>
          <w:szCs w:val="22"/>
        </w:rPr>
      </w:r>
      <w:r w:rsidR="0022535A" w:rsidRPr="00B11AA6">
        <w:rPr>
          <w:rFonts w:ascii="Palatino Linotype" w:eastAsiaTheme="minorEastAsia"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3</w:t>
      </w:r>
      <w:r w:rsidR="0022535A" w:rsidRPr="00B11AA6">
        <w:rPr>
          <w:rFonts w:ascii="Palatino Linotype" w:eastAsiaTheme="minorEastAsia" w:hAnsi="Palatino Linotype" w:cs="Times New Roman"/>
          <w:sz w:val="22"/>
          <w:szCs w:val="22"/>
        </w:rPr>
        <w:fldChar w:fldCharType="end"/>
      </w:r>
      <w:r w:rsidR="0022535A" w:rsidRPr="00B11AA6">
        <w:rPr>
          <w:rFonts w:ascii="Palatino Linotype" w:eastAsiaTheme="minorEastAsia" w:hAnsi="Palatino Linotype" w:cs="Times New Roman"/>
          <w:b/>
          <w:bCs/>
          <w:sz w:val="22"/>
          <w:szCs w:val="22"/>
        </w:rPr>
        <w:t>b</w:t>
      </w:r>
      <w:r w:rsidR="0022535A" w:rsidRPr="00B11AA6">
        <w:rPr>
          <w:rFonts w:ascii="Palatino Linotype" w:eastAsiaTheme="minorEastAsia" w:hAnsi="Palatino Linotype" w:cs="Times New Roman"/>
          <w:sz w:val="22"/>
          <w:szCs w:val="22"/>
        </w:rPr>
        <w:t>)</w:t>
      </w:r>
      <w:r w:rsidR="0022535A" w:rsidRPr="00B11AA6">
        <w:rPr>
          <w:rFonts w:ascii="Palatino Linotype" w:hAnsi="Palatino Linotype" w:cs="Times New Roman"/>
          <w:sz w:val="22"/>
          <w:szCs w:val="22"/>
        </w:rPr>
        <w:t xml:space="preserve">. Multiple domains with different properties can be stitched together to represent an electrochemical device. In </w:t>
      </w:r>
      <w:r w:rsidR="003D170E" w:rsidRPr="00B11AA6">
        <w:rPr>
          <w:rFonts w:ascii="Palatino Linotype" w:hAnsi="Palatino Linotype" w:cs="Times New Roman"/>
          <w:sz w:val="22"/>
          <w:szCs w:val="22"/>
        </w:rPr>
        <w:t>2D, the mesh is broken into</w:t>
      </w:r>
      <w:r w:rsidR="0022535A" w:rsidRPr="00B11AA6">
        <w:rPr>
          <w:rFonts w:ascii="Palatino Linotype" w:hAnsi="Palatino Linotype" w:cs="Times New Roman"/>
          <w:sz w:val="22"/>
          <w:szCs w:val="22"/>
        </w:rPr>
        <w:t xml:space="preserve"> control volumes, such as triangles </w:t>
      </w:r>
      <w:r w:rsidR="0022535A" w:rsidRPr="00B11AA6">
        <w:rPr>
          <w:rFonts w:ascii="Palatino Linotype" w:eastAsiaTheme="minorEastAsia" w:hAnsi="Palatino Linotype" w:cs="Times New Roman"/>
          <w:sz w:val="22"/>
          <w:szCs w:val="22"/>
        </w:rPr>
        <w:t>(</w:t>
      </w:r>
      <w:r w:rsidR="0022535A" w:rsidRPr="00B11AA6">
        <w:rPr>
          <w:rFonts w:ascii="Palatino Linotype" w:eastAsiaTheme="minorEastAsia" w:hAnsi="Palatino Linotype" w:cs="Times New Roman"/>
          <w:sz w:val="22"/>
          <w:szCs w:val="22"/>
        </w:rPr>
        <w:fldChar w:fldCharType="begin"/>
      </w:r>
      <w:r w:rsidR="0022535A" w:rsidRPr="00B11AA6">
        <w:rPr>
          <w:rFonts w:ascii="Palatino Linotype" w:eastAsiaTheme="minorEastAsia" w:hAnsi="Palatino Linotype" w:cs="Times New Roman"/>
          <w:sz w:val="22"/>
          <w:szCs w:val="22"/>
        </w:rPr>
        <w:instrText xml:space="preserve"> REF _Ref232960514 \h </w:instrText>
      </w:r>
      <w:r w:rsidR="0022535A" w:rsidRPr="00B11AA6">
        <w:rPr>
          <w:rFonts w:ascii="Palatino Linotype" w:eastAsiaTheme="minorEastAsia" w:hAnsi="Palatino Linotype" w:cs="Times New Roman"/>
          <w:sz w:val="22"/>
          <w:szCs w:val="22"/>
        </w:rPr>
      </w:r>
      <w:r w:rsidR="0022535A" w:rsidRPr="00B11AA6">
        <w:rPr>
          <w:rFonts w:ascii="Palatino Linotype" w:eastAsiaTheme="minorEastAsia"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3</w:t>
      </w:r>
      <w:r w:rsidR="0022535A" w:rsidRPr="00B11AA6">
        <w:rPr>
          <w:rFonts w:ascii="Palatino Linotype" w:eastAsiaTheme="minorEastAsia" w:hAnsi="Palatino Linotype" w:cs="Times New Roman"/>
          <w:sz w:val="22"/>
          <w:szCs w:val="22"/>
        </w:rPr>
        <w:fldChar w:fldCharType="end"/>
      </w:r>
      <w:r w:rsidR="0022535A" w:rsidRPr="00B11AA6">
        <w:rPr>
          <w:rFonts w:ascii="Palatino Linotype" w:eastAsiaTheme="minorEastAsia" w:hAnsi="Palatino Linotype" w:cs="Times New Roman"/>
          <w:b/>
          <w:bCs/>
          <w:sz w:val="22"/>
          <w:szCs w:val="22"/>
        </w:rPr>
        <w:t>c</w:t>
      </w:r>
      <w:r w:rsidR="0022535A" w:rsidRPr="00B11AA6">
        <w:rPr>
          <w:rFonts w:ascii="Palatino Linotype" w:eastAsiaTheme="minorEastAsia" w:hAnsi="Palatino Linotype" w:cs="Times New Roman"/>
          <w:sz w:val="22"/>
          <w:szCs w:val="22"/>
        </w:rPr>
        <w:t>), and meshes</w:t>
      </w:r>
      <w:r w:rsidR="003D39FE" w:rsidRPr="00B11AA6">
        <w:rPr>
          <w:rFonts w:ascii="Palatino Linotype" w:eastAsiaTheme="minorEastAsia" w:hAnsi="Palatino Linotype" w:cs="Times New Roman"/>
          <w:sz w:val="22"/>
          <w:szCs w:val="22"/>
        </w:rPr>
        <w:t xml:space="preserve"> of 2D dimensionality</w:t>
      </w:r>
      <w:r w:rsidR="0022535A" w:rsidRPr="00B11AA6">
        <w:rPr>
          <w:rFonts w:ascii="Palatino Linotype" w:eastAsiaTheme="minorEastAsia" w:hAnsi="Palatino Linotype" w:cs="Times New Roman"/>
          <w:sz w:val="22"/>
          <w:szCs w:val="22"/>
        </w:rPr>
        <w:t xml:space="preserve"> can be particularly important for capturing transport in two orthogonal directions that both control device behavior. For instance, flow </w:t>
      </w:r>
      <w:r w:rsidR="003D170E" w:rsidRPr="00B11AA6">
        <w:rPr>
          <w:rFonts w:ascii="Palatino Linotype" w:eastAsiaTheme="minorEastAsia" w:hAnsi="Palatino Linotype" w:cs="Times New Roman"/>
          <w:sz w:val="22"/>
          <w:szCs w:val="22"/>
        </w:rPr>
        <w:t>runs along-the-channel (in-plane) of the electrolyzer, while transport proceeds through-plane across the</w:t>
      </w:r>
      <w:r w:rsidR="0022535A" w:rsidRPr="00B11AA6">
        <w:rPr>
          <w:rFonts w:ascii="Palatino Linotype" w:eastAsiaTheme="minorEastAsia" w:hAnsi="Palatino Linotype" w:cs="Times New Roman"/>
          <w:sz w:val="22"/>
          <w:szCs w:val="22"/>
        </w:rPr>
        <w:t xml:space="preserve"> components </w:t>
      </w:r>
      <w:commentRangeStart w:id="5"/>
      <w:r w:rsidR="0022535A" w:rsidRPr="00B11AA6">
        <w:rPr>
          <w:rFonts w:ascii="Palatino Linotype" w:eastAsiaTheme="minorEastAsia" w:hAnsi="Palatino Linotype" w:cs="Times New Roman"/>
          <w:sz w:val="22"/>
          <w:szCs w:val="22"/>
        </w:rPr>
        <w:t>(</w:t>
      </w:r>
      <w:r w:rsidR="0022535A" w:rsidRPr="00B11AA6">
        <w:rPr>
          <w:rFonts w:ascii="Palatino Linotype" w:eastAsiaTheme="minorEastAsia" w:hAnsi="Palatino Linotype" w:cs="Times New Roman"/>
          <w:sz w:val="22"/>
          <w:szCs w:val="22"/>
        </w:rPr>
        <w:fldChar w:fldCharType="begin"/>
      </w:r>
      <w:r w:rsidR="0022535A" w:rsidRPr="00B11AA6">
        <w:rPr>
          <w:rFonts w:ascii="Palatino Linotype" w:eastAsiaTheme="minorEastAsia" w:hAnsi="Palatino Linotype" w:cs="Times New Roman"/>
          <w:sz w:val="22"/>
          <w:szCs w:val="22"/>
        </w:rPr>
        <w:instrText xml:space="preserve"> REF _Ref232960514 \h </w:instrText>
      </w:r>
      <w:r w:rsidR="0022535A" w:rsidRPr="00B11AA6">
        <w:rPr>
          <w:rFonts w:ascii="Palatino Linotype" w:eastAsiaTheme="minorEastAsia" w:hAnsi="Palatino Linotype" w:cs="Times New Roman"/>
          <w:sz w:val="22"/>
          <w:szCs w:val="22"/>
        </w:rPr>
      </w:r>
      <w:r w:rsidR="0022535A" w:rsidRPr="00B11AA6">
        <w:rPr>
          <w:rFonts w:ascii="Palatino Linotype" w:eastAsiaTheme="minorEastAsia"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3</w:t>
      </w:r>
      <w:r w:rsidR="0022535A" w:rsidRPr="00B11AA6">
        <w:rPr>
          <w:rFonts w:ascii="Palatino Linotype" w:eastAsiaTheme="minorEastAsia" w:hAnsi="Palatino Linotype" w:cs="Times New Roman"/>
          <w:sz w:val="22"/>
          <w:szCs w:val="22"/>
        </w:rPr>
        <w:fldChar w:fldCharType="end"/>
      </w:r>
      <w:r w:rsidR="00AE2159" w:rsidRPr="00B11AA6">
        <w:rPr>
          <w:rFonts w:ascii="Palatino Linotype" w:eastAsiaTheme="minorEastAsia" w:hAnsi="Palatino Linotype" w:cs="Times New Roman"/>
          <w:b/>
          <w:bCs/>
          <w:sz w:val="22"/>
          <w:szCs w:val="22"/>
        </w:rPr>
        <w:t>e</w:t>
      </w:r>
      <w:r w:rsidR="0022535A" w:rsidRPr="00B11AA6">
        <w:rPr>
          <w:rFonts w:ascii="Palatino Linotype" w:eastAsiaTheme="minorEastAsia" w:hAnsi="Palatino Linotype" w:cs="Times New Roman"/>
          <w:sz w:val="22"/>
          <w:szCs w:val="22"/>
        </w:rPr>
        <w:t>)</w:t>
      </w:r>
      <w:commentRangeEnd w:id="5"/>
      <w:r w:rsidR="004D1732" w:rsidRPr="00B11AA6">
        <w:rPr>
          <w:rStyle w:val="CommentReference"/>
          <w:rFonts w:ascii="Palatino Linotype" w:eastAsiaTheme="minorEastAsia" w:hAnsi="Palatino Linotype" w:cs="Times New Roman"/>
          <w:sz w:val="22"/>
          <w:szCs w:val="22"/>
        </w:rPr>
        <w:commentReference w:id="5"/>
      </w:r>
      <w:r w:rsidR="0022535A" w:rsidRPr="00B11AA6">
        <w:rPr>
          <w:rFonts w:ascii="Palatino Linotype" w:eastAsiaTheme="minorEastAsia" w:hAnsi="Palatino Linotype" w:cs="Times New Roman"/>
          <w:sz w:val="22"/>
          <w:szCs w:val="22"/>
        </w:rPr>
        <w:t xml:space="preserve">. 3D meshes are </w:t>
      </w:r>
      <w:r w:rsidR="00AE2159" w:rsidRPr="00B11AA6">
        <w:rPr>
          <w:rFonts w:ascii="Palatino Linotype" w:eastAsiaTheme="minorEastAsia" w:hAnsi="Palatino Linotype" w:cs="Times New Roman"/>
          <w:sz w:val="22"/>
          <w:szCs w:val="22"/>
        </w:rPr>
        <w:t>discretized</w:t>
      </w:r>
      <w:r w:rsidR="0022535A" w:rsidRPr="00B11AA6">
        <w:rPr>
          <w:rFonts w:ascii="Palatino Linotype" w:eastAsiaTheme="minorEastAsia" w:hAnsi="Palatino Linotype" w:cs="Times New Roman"/>
          <w:sz w:val="22"/>
          <w:szCs w:val="22"/>
        </w:rPr>
        <w:t xml:space="preserve"> into </w:t>
      </w:r>
      <w:r w:rsidR="003D170E" w:rsidRPr="00B11AA6">
        <w:rPr>
          <w:rFonts w:ascii="Palatino Linotype" w:eastAsiaTheme="minorEastAsia" w:hAnsi="Palatino Linotype" w:cs="Times New Roman"/>
          <w:sz w:val="22"/>
          <w:szCs w:val="22"/>
        </w:rPr>
        <w:t>control volumes, such as tetrahedra,</w:t>
      </w:r>
      <w:r w:rsidR="0022535A" w:rsidRPr="00B11AA6">
        <w:rPr>
          <w:rFonts w:ascii="Palatino Linotype" w:eastAsiaTheme="minorEastAsia" w:hAnsi="Palatino Linotype" w:cs="Times New Roman"/>
          <w:sz w:val="22"/>
          <w:szCs w:val="22"/>
        </w:rPr>
        <w:t xml:space="preserve"> and </w:t>
      </w:r>
      <w:r w:rsidR="00AE2159" w:rsidRPr="00B11AA6">
        <w:rPr>
          <w:rFonts w:ascii="Palatino Linotype" w:eastAsiaTheme="minorEastAsia" w:hAnsi="Palatino Linotype" w:cs="Times New Roman"/>
          <w:sz w:val="22"/>
          <w:szCs w:val="22"/>
        </w:rPr>
        <w:t>can be used to create faithful representations and simulations of an actual electrochemical device (</w:t>
      </w:r>
      <w:r w:rsidR="00AE2159" w:rsidRPr="00B11AA6">
        <w:rPr>
          <w:rFonts w:ascii="Palatino Linotype" w:eastAsiaTheme="minorEastAsia" w:hAnsi="Palatino Linotype" w:cs="Times New Roman"/>
          <w:sz w:val="22"/>
          <w:szCs w:val="22"/>
        </w:rPr>
        <w:fldChar w:fldCharType="begin"/>
      </w:r>
      <w:r w:rsidR="00AE2159" w:rsidRPr="00B11AA6">
        <w:rPr>
          <w:rFonts w:ascii="Palatino Linotype" w:eastAsiaTheme="minorEastAsia" w:hAnsi="Palatino Linotype" w:cs="Times New Roman"/>
          <w:sz w:val="22"/>
          <w:szCs w:val="22"/>
        </w:rPr>
        <w:instrText xml:space="preserve"> REF _Ref232960514 \h </w:instrText>
      </w:r>
      <w:r w:rsidR="00AE2159" w:rsidRPr="00B11AA6">
        <w:rPr>
          <w:rFonts w:ascii="Palatino Linotype" w:eastAsiaTheme="minorEastAsia" w:hAnsi="Palatino Linotype" w:cs="Times New Roman"/>
          <w:sz w:val="22"/>
          <w:szCs w:val="22"/>
        </w:rPr>
      </w:r>
      <w:r w:rsidR="00AE2159" w:rsidRPr="00B11AA6">
        <w:rPr>
          <w:rFonts w:ascii="Palatino Linotype" w:eastAsiaTheme="minorEastAsia"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3</w:t>
      </w:r>
      <w:r w:rsidR="00AE2159" w:rsidRPr="00B11AA6">
        <w:rPr>
          <w:rFonts w:ascii="Palatino Linotype" w:eastAsiaTheme="minorEastAsia" w:hAnsi="Palatino Linotype" w:cs="Times New Roman"/>
          <w:sz w:val="22"/>
          <w:szCs w:val="22"/>
        </w:rPr>
        <w:fldChar w:fldCharType="end"/>
      </w:r>
      <w:r w:rsidR="00AE2159" w:rsidRPr="00B11AA6">
        <w:rPr>
          <w:rFonts w:ascii="Palatino Linotype" w:eastAsiaTheme="minorEastAsia" w:hAnsi="Palatino Linotype" w:cs="Times New Roman"/>
          <w:b/>
          <w:bCs/>
          <w:sz w:val="22"/>
          <w:szCs w:val="22"/>
        </w:rPr>
        <w:t>f</w:t>
      </w:r>
      <w:r w:rsidR="00AE2159" w:rsidRPr="00B11AA6">
        <w:rPr>
          <w:rFonts w:ascii="Palatino Linotype" w:eastAsiaTheme="minorEastAsia" w:hAnsi="Palatino Linotype" w:cs="Times New Roman"/>
          <w:sz w:val="22"/>
          <w:szCs w:val="22"/>
        </w:rPr>
        <w:t>).</w:t>
      </w:r>
      <w:r w:rsidR="004E78A1" w:rsidRPr="00B11AA6">
        <w:rPr>
          <w:rFonts w:ascii="Palatino Linotype" w:eastAsiaTheme="minorEastAsia" w:hAnsi="Palatino Linotype" w:cs="Times New Roman"/>
          <w:sz w:val="22"/>
          <w:szCs w:val="22"/>
        </w:rPr>
        <w:t xml:space="preserve"> Panels (b), (d), and (f) of Figure 3 show these one-, two-, and three-dimensional mesh structures applied to a real electrochemical device — the PEMFC cathode that serves as this chapter’s worked example, developed in detail later when we build the full model.</w:t>
      </w:r>
    </w:p>
    <w:p w14:paraId="425E0358" w14:textId="274833FF" w:rsidR="00524511" w:rsidRPr="00B11AA6" w:rsidRDefault="00524511" w:rsidP="00524511">
      <w:pPr>
        <w:jc w:val="both"/>
        <w:rPr>
          <w:rFonts w:ascii="Palatino Linotype" w:hAnsi="Palatino Linotype" w:cs="Times New Roman"/>
          <w:sz w:val="22"/>
          <w:szCs w:val="22"/>
        </w:rPr>
      </w:pPr>
      <w:r w:rsidRPr="00B11AA6">
        <w:rPr>
          <w:rFonts w:ascii="Palatino Linotype" w:hAnsi="Palatino Linotype" w:cs="Times New Roman"/>
          <w:sz w:val="22"/>
          <w:szCs w:val="22"/>
        </w:rPr>
        <w:t>Each cell has a centroid</w:t>
      </w:r>
      <w:r w:rsidR="003D170E" w:rsidRPr="00B11AA6">
        <w:rPr>
          <w:rFonts w:ascii="Palatino Linotype" w:hAnsi="Palatino Linotype" w:cs="Times New Roman"/>
          <w:sz w:val="22"/>
          <w:szCs w:val="22"/>
        </w:rPr>
        <w:t xml:space="preserve"> (</w:t>
      </w:r>
      <w:r w:rsidR="003D170E" w:rsidRPr="00B11AA6">
        <w:rPr>
          <w:rFonts w:ascii="Palatino Linotype" w:hAnsi="Palatino Linotype" w:cs="Times New Roman"/>
          <w:i/>
          <w:iCs/>
          <w:sz w:val="22"/>
          <w:szCs w:val="22"/>
        </w:rPr>
        <w:t>i.e.,</w:t>
      </w:r>
      <w:r w:rsidR="003D170E" w:rsidRPr="00B11AA6">
        <w:rPr>
          <w:rFonts w:ascii="Palatino Linotype" w:hAnsi="Palatino Linotype" w:cs="Times New Roman"/>
          <w:sz w:val="22"/>
          <w:szCs w:val="22"/>
        </w:rPr>
        <w:t xml:space="preserve"> its geometric center)</w:t>
      </w:r>
      <w:r w:rsidRPr="00B11AA6">
        <w:rPr>
          <w:rFonts w:ascii="Palatino Linotype" w:hAnsi="Palatino Linotype" w:cs="Times New Roman"/>
          <w:sz w:val="22"/>
          <w:szCs w:val="22"/>
        </w:rPr>
        <w:t xml:space="preserve">, where the field variable (concentration, potential) is stored and treated as the cell-averaged value. This stored value is the degree of freedom, or DOF, that the solver will </w:t>
      </w:r>
      <w:r w:rsidR="002D6472" w:rsidRPr="00B11AA6">
        <w:rPr>
          <w:rFonts w:ascii="Palatino Linotype" w:hAnsi="Palatino Linotype" w:cs="Times New Roman"/>
          <w:sz w:val="22"/>
          <w:szCs w:val="22"/>
        </w:rPr>
        <w:t>determine.</w:t>
      </w:r>
      <w:r w:rsidRPr="00B11AA6">
        <w:rPr>
          <w:rFonts w:ascii="Palatino Linotype" w:hAnsi="Palatino Linotype" w:cs="Times New Roman"/>
          <w:sz w:val="22"/>
          <w:szCs w:val="22"/>
        </w:rPr>
        <w:t xml:space="preserve"> </w:t>
      </w:r>
    </w:p>
    <w:p w14:paraId="25B66C75" w14:textId="01798E41" w:rsidR="003D39FE" w:rsidRPr="00B11AA6" w:rsidRDefault="003D39FE" w:rsidP="003D39FE">
      <w:pPr>
        <w:jc w:val="both"/>
        <w:rPr>
          <w:rFonts w:ascii="Palatino Linotype" w:hAnsi="Palatino Linotype" w:cs="Times New Roman"/>
          <w:sz w:val="22"/>
          <w:szCs w:val="22"/>
        </w:rPr>
      </w:pPr>
      <w:r w:rsidRPr="00B11AA6">
        <w:rPr>
          <w:rFonts w:ascii="Palatino Linotype" w:hAnsi="Palatino Linotype" w:cs="Times New Roman"/>
          <w:noProof/>
          <w:sz w:val="22"/>
          <w:szCs w:val="22"/>
        </w:rPr>
        <w:lastRenderedPageBreak/>
        <w:drawing>
          <wp:inline distT="0" distB="0" distL="0" distR="0" wp14:anchorId="511D1BE3" wp14:editId="5CCA3EDA">
            <wp:extent cx="6483096" cy="5635632"/>
            <wp:effectExtent l="0" t="0" r="0" b="3175"/>
            <wp:docPr id="62689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75404" name="Picture 1"/>
                    <pic:cNvPicPr/>
                  </pic:nvPicPr>
                  <pic:blipFill>
                    <a:blip r:embed="rId14"/>
                    <a:stretch>
                      <a:fillRect/>
                    </a:stretch>
                  </pic:blipFill>
                  <pic:spPr>
                    <a:xfrm>
                      <a:off x="0" y="0"/>
                      <a:ext cx="6483096" cy="5635632"/>
                    </a:xfrm>
                    <a:prstGeom prst="rect">
                      <a:avLst/>
                    </a:prstGeom>
                  </pic:spPr>
                </pic:pic>
              </a:graphicData>
            </a:graphic>
          </wp:inline>
        </w:drawing>
      </w:r>
    </w:p>
    <w:p w14:paraId="1508D876" w14:textId="1FD0E083" w:rsidR="003D39FE" w:rsidRPr="00B11AA6" w:rsidRDefault="003D39FE" w:rsidP="00524511">
      <w:pPr>
        <w:jc w:val="both"/>
        <w:rPr>
          <w:rFonts w:ascii="Palatino Linotype" w:hAnsi="Palatino Linotype" w:cs="Times New Roman"/>
          <w:sz w:val="22"/>
          <w:szCs w:val="22"/>
        </w:rPr>
      </w:pPr>
      <w:bookmarkStart w:id="6" w:name="_Ref232960514"/>
      <w:r w:rsidRPr="00B11AA6">
        <w:rPr>
          <w:rFonts w:ascii="Palatino Linotype" w:hAnsi="Palatino Linotype" w:cs="Times New Roman"/>
          <w:b/>
          <w:sz w:val="22"/>
          <w:szCs w:val="22"/>
        </w:rPr>
        <w:t xml:space="preserve">Figure </w:t>
      </w:r>
      <w:r w:rsidRPr="00B11AA6">
        <w:rPr>
          <w:rFonts w:ascii="Palatino Linotype" w:hAnsi="Palatino Linotype" w:cs="Times New Roman"/>
          <w:b/>
          <w:i/>
          <w:iCs/>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i/>
          <w:iCs/>
          <w:sz w:val="22"/>
          <w:szCs w:val="22"/>
        </w:rPr>
        <w:fldChar w:fldCharType="separate"/>
      </w:r>
      <w:r w:rsidR="00B3095A">
        <w:rPr>
          <w:rFonts w:ascii="Palatino Linotype" w:hAnsi="Palatino Linotype" w:cs="Times New Roman"/>
          <w:b/>
          <w:noProof/>
          <w:sz w:val="22"/>
          <w:szCs w:val="22"/>
        </w:rPr>
        <w:t>3</w:t>
      </w:r>
      <w:r w:rsidRPr="00B11AA6">
        <w:rPr>
          <w:rFonts w:ascii="Palatino Linotype" w:hAnsi="Palatino Linotype" w:cs="Times New Roman"/>
          <w:b/>
          <w:i/>
          <w:iCs/>
          <w:sz w:val="22"/>
          <w:szCs w:val="22"/>
        </w:rPr>
        <w:fldChar w:fldCharType="end"/>
      </w:r>
      <w:bookmarkEnd w:id="6"/>
      <w:r w:rsidRPr="00B11AA6">
        <w:rPr>
          <w:rFonts w:ascii="Palatino Linotype" w:hAnsi="Palatino Linotype" w:cs="Times New Roman"/>
          <w:b/>
          <w:sz w:val="22"/>
          <w:szCs w:val="22"/>
        </w:rPr>
        <w:t>:</w:t>
      </w:r>
      <w:r w:rsidRPr="00B11AA6">
        <w:rPr>
          <w:rFonts w:ascii="Palatino Linotype" w:hAnsi="Palatino Linotype" w:cs="Times New Roman"/>
          <w:bCs/>
          <w:sz w:val="22"/>
          <w:szCs w:val="22"/>
        </w:rPr>
        <w:t xml:space="preserve"> Mesh discretization and PEMFC cathode model layout across spatial dimensions. The left column illustrates the generic finite-volume/finite-element mesh anatomy in one, two, and three dimensions; the right column shows the corresponding fuel-cell geometry. </w:t>
      </w:r>
      <w:r w:rsidRPr="00B11AA6">
        <w:rPr>
          <w:rFonts w:ascii="Palatino Linotype" w:hAnsi="Palatino Linotype" w:cs="Times New Roman"/>
          <w:b/>
          <w:sz w:val="22"/>
          <w:szCs w:val="22"/>
        </w:rPr>
        <w:t xml:space="preserve">(a) </w:t>
      </w:r>
      <w:r w:rsidRPr="00B11AA6">
        <w:rPr>
          <w:rFonts w:ascii="Palatino Linotype" w:hAnsi="Palatino Linotype" w:cs="Times New Roman"/>
          <w:bCs/>
          <w:sz w:val="22"/>
          <w:szCs w:val="22"/>
        </w:rPr>
        <w:t>One-dimensional cell-centered finite-volume mesh: scalar unknowns are stored at cell centers (nodes, ●), separated by cell faces (</w:t>
      </w:r>
      <w:r w:rsidRPr="00B11AA6">
        <w:rPr>
          <w:rFonts w:ascii="MS Mincho" w:eastAsia="MS Mincho" w:hAnsi="MS Mincho" w:cs="MS Mincho" w:hint="eastAsia"/>
          <w:bCs/>
          <w:sz w:val="22"/>
          <w:szCs w:val="22"/>
        </w:rPr>
        <w:t>│</w:t>
      </w:r>
      <w:r w:rsidRPr="00B11AA6">
        <w:rPr>
          <w:rFonts w:ascii="Palatino Linotype" w:hAnsi="Palatino Linotype" w:cs="Times New Roman"/>
          <w:bCs/>
          <w:sz w:val="22"/>
          <w:szCs w:val="22"/>
        </w:rPr>
        <w:t xml:space="preserve">); the shaded control volume i spans one cell of width Δx, and the boundary half-cell has width Δx/2. </w:t>
      </w:r>
      <w:r w:rsidRPr="00B11AA6">
        <w:rPr>
          <w:rFonts w:ascii="Palatino Linotype" w:hAnsi="Palatino Linotype" w:cs="Times New Roman"/>
          <w:b/>
          <w:sz w:val="22"/>
          <w:szCs w:val="22"/>
        </w:rPr>
        <w:t>(b)</w:t>
      </w:r>
      <w:r w:rsidRPr="00B11AA6">
        <w:rPr>
          <w:rFonts w:ascii="Palatino Linotype" w:hAnsi="Palatino Linotype" w:cs="Times New Roman"/>
          <w:bCs/>
          <w:sz w:val="22"/>
          <w:szCs w:val="22"/>
        </w:rPr>
        <w:t xml:space="preserve"> Model layout for a fuel cell catalyst layer modeled in 1D: a gas-diffusion layer (GDL, N_GDL = 30 cells, 200 µm) and a more finely resolved catalyst layer (CL, N_CL = 50 cells, 10 µm) between the gas channel (x = 0) and the membrane (x = L). </w:t>
      </w:r>
      <w:r w:rsidRPr="00B11AA6">
        <w:rPr>
          <w:rFonts w:ascii="Palatino Linotype" w:hAnsi="Palatino Linotype" w:cs="Times New Roman"/>
          <w:b/>
          <w:sz w:val="22"/>
          <w:szCs w:val="22"/>
        </w:rPr>
        <w:t xml:space="preserve">(c) </w:t>
      </w:r>
      <w:r w:rsidRPr="00B11AA6">
        <w:rPr>
          <w:rFonts w:ascii="Palatino Linotype" w:hAnsi="Palatino Linotype" w:cs="Times New Roman"/>
          <w:bCs/>
          <w:sz w:val="22"/>
          <w:szCs w:val="22"/>
        </w:rPr>
        <w:t xml:space="preserve">Two-dimensional triangular mesh, showing a node, an edge, a single cell (element), and the characteristic element size h. </w:t>
      </w:r>
      <w:r w:rsidRPr="00B11AA6">
        <w:rPr>
          <w:rFonts w:ascii="Palatino Linotype" w:hAnsi="Palatino Linotype" w:cs="Times New Roman"/>
          <w:b/>
          <w:sz w:val="22"/>
          <w:szCs w:val="22"/>
        </w:rPr>
        <w:t>(d)</w:t>
      </w:r>
      <w:r w:rsidRPr="00B11AA6">
        <w:rPr>
          <w:rFonts w:ascii="Palatino Linotype" w:hAnsi="Palatino Linotype" w:cs="Times New Roman"/>
          <w:bCs/>
          <w:sz w:val="22"/>
          <w:szCs w:val="22"/>
        </w:rPr>
        <w:t xml:space="preserve"> Two-dimensional analogue of the model domain, adding an open flow channel upstream of the GDL and CL, with boundary-layer refinement and the CL most finely meshed. </w:t>
      </w:r>
      <w:r w:rsidRPr="00B11AA6">
        <w:rPr>
          <w:rFonts w:ascii="Palatino Linotype" w:hAnsi="Palatino Linotype" w:cs="Times New Roman"/>
          <w:b/>
          <w:sz w:val="22"/>
          <w:szCs w:val="22"/>
        </w:rPr>
        <w:t xml:space="preserve">(e) </w:t>
      </w:r>
      <w:r w:rsidRPr="00B11AA6">
        <w:rPr>
          <w:rFonts w:ascii="Palatino Linotype" w:hAnsi="Palatino Linotype" w:cs="Times New Roman"/>
          <w:bCs/>
          <w:sz w:val="22"/>
          <w:szCs w:val="22"/>
        </w:rPr>
        <w:t xml:space="preserve">Three-dimensional tetrahedral mesh, with the node/edge/cell/element-size labels </w:t>
      </w:r>
      <w:r w:rsidRPr="00B11AA6">
        <w:rPr>
          <w:rFonts w:ascii="Palatino Linotype" w:hAnsi="Palatino Linotype" w:cs="Times New Roman"/>
          <w:bCs/>
          <w:sz w:val="22"/>
          <w:szCs w:val="22"/>
        </w:rPr>
        <w:lastRenderedPageBreak/>
        <w:t xml:space="preserve">of </w:t>
      </w:r>
      <w:r w:rsidRPr="00B11AA6">
        <w:rPr>
          <w:rFonts w:ascii="Palatino Linotype" w:hAnsi="Palatino Linotype" w:cs="Times New Roman"/>
          <w:b/>
          <w:sz w:val="22"/>
          <w:szCs w:val="22"/>
        </w:rPr>
        <w:t>(c)</w:t>
      </w:r>
      <w:r w:rsidRPr="00B11AA6">
        <w:rPr>
          <w:rFonts w:ascii="Palatino Linotype" w:hAnsi="Palatino Linotype" w:cs="Times New Roman"/>
          <w:bCs/>
          <w:sz w:val="22"/>
          <w:szCs w:val="22"/>
        </w:rPr>
        <w:t xml:space="preserve"> extended to 3D. </w:t>
      </w:r>
      <w:r w:rsidRPr="00B11AA6">
        <w:rPr>
          <w:rFonts w:ascii="Palatino Linotype" w:hAnsi="Palatino Linotype" w:cs="Times New Roman"/>
          <w:b/>
          <w:sz w:val="22"/>
          <w:szCs w:val="22"/>
        </w:rPr>
        <w:t>(f)</w:t>
      </w:r>
      <w:r w:rsidRPr="00B11AA6">
        <w:rPr>
          <w:rFonts w:ascii="Palatino Linotype" w:hAnsi="Palatino Linotype" w:cs="Times New Roman"/>
          <w:bCs/>
          <w:sz w:val="22"/>
          <w:szCs w:val="22"/>
        </w:rPr>
        <w:t xml:space="preserve"> Three-dimensional cell geometry: a single continuous serpentine flow field on the membrane-electrode assembly, whose through-plane stack is expanded at right (cathode flow field C-FF, </w:t>
      </w:r>
      <w:r w:rsidR="0080657A">
        <w:rPr>
          <w:rFonts w:ascii="Palatino Linotype" w:hAnsi="Palatino Linotype" w:cs="Times New Roman"/>
          <w:bCs/>
          <w:sz w:val="22"/>
          <w:szCs w:val="22"/>
        </w:rPr>
        <w:t>cathode gas-diffusion layer</w:t>
      </w:r>
      <w:r w:rsidRPr="00B11AA6">
        <w:rPr>
          <w:rFonts w:ascii="Palatino Linotype" w:hAnsi="Palatino Linotype" w:cs="Times New Roman"/>
          <w:bCs/>
          <w:sz w:val="22"/>
          <w:szCs w:val="22"/>
        </w:rPr>
        <w:t xml:space="preserve"> C-GDL, </w:t>
      </w:r>
      <w:r w:rsidR="0080657A">
        <w:rPr>
          <w:rFonts w:ascii="Palatino Linotype" w:hAnsi="Palatino Linotype" w:cs="Times New Roman"/>
          <w:bCs/>
          <w:sz w:val="22"/>
          <w:szCs w:val="22"/>
        </w:rPr>
        <w:t xml:space="preserve">cathode </w:t>
      </w:r>
      <w:r w:rsidRPr="00B11AA6">
        <w:rPr>
          <w:rFonts w:ascii="Palatino Linotype" w:hAnsi="Palatino Linotype" w:cs="Times New Roman"/>
          <w:bCs/>
          <w:sz w:val="22"/>
          <w:szCs w:val="22"/>
        </w:rPr>
        <w:t>catalyst layer C-CL, membrane MEM, and the mirrored anode layers</w:t>
      </w:r>
      <w:r w:rsidR="00163E90">
        <w:rPr>
          <w:rFonts w:ascii="Palatino Linotype" w:hAnsi="Palatino Linotype" w:cs="Times New Roman"/>
          <w:bCs/>
          <w:sz w:val="22"/>
          <w:szCs w:val="22"/>
        </w:rPr>
        <w:t xml:space="preserve"> (anode catalyst</w:t>
      </w:r>
      <w:r w:rsidR="0080657A">
        <w:rPr>
          <w:rFonts w:ascii="Palatino Linotype" w:hAnsi="Palatino Linotype" w:cs="Times New Roman"/>
          <w:bCs/>
          <w:sz w:val="22"/>
          <w:szCs w:val="22"/>
        </w:rPr>
        <w:t xml:space="preserve"> layer, anode gas-diffusion layer, anode flow field)</w:t>
      </w:r>
      <w:commentRangeStart w:id="7"/>
      <w:r w:rsidRPr="00B11AA6">
        <w:rPr>
          <w:rFonts w:ascii="Palatino Linotype" w:hAnsi="Palatino Linotype" w:cs="Times New Roman"/>
          <w:bCs/>
          <w:sz w:val="22"/>
          <w:szCs w:val="22"/>
        </w:rPr>
        <w:t xml:space="preserve">. </w:t>
      </w:r>
      <w:commentRangeEnd w:id="7"/>
      <w:r w:rsidR="00853C0D" w:rsidRPr="00B11AA6">
        <w:rPr>
          <w:rStyle w:val="CommentReference"/>
          <w:rFonts w:ascii="Palatino Linotype" w:hAnsi="Palatino Linotype" w:cs="Times New Roman"/>
          <w:sz w:val="22"/>
          <w:szCs w:val="22"/>
        </w:rPr>
        <w:commentReference w:id="7"/>
      </w:r>
    </w:p>
    <w:p w14:paraId="2BB321B5" w14:textId="77777777" w:rsidR="00524511" w:rsidRPr="00B11AA6" w:rsidRDefault="00524511" w:rsidP="00524511">
      <w:pPr>
        <w:jc w:val="both"/>
        <w:rPr>
          <w:rFonts w:ascii="Palatino Linotype" w:hAnsi="Palatino Linotype" w:cs="Times New Roman"/>
          <w:sz w:val="22"/>
          <w:szCs w:val="22"/>
        </w:rPr>
      </w:pPr>
      <w:r w:rsidRPr="00B11AA6">
        <w:rPr>
          <w:rFonts w:ascii="Palatino Linotype" w:hAnsi="Palatino Linotype" w:cs="Times New Roman"/>
          <w:sz w:val="22"/>
          <w:szCs w:val="22"/>
        </w:rPr>
        <w:t>The governing PDE is then enforced as a discrete balance on each cell, converting the continuous PDE into a finite system of algebraic equations.</w:t>
      </w:r>
    </w:p>
    <w:p w14:paraId="1220F553" w14:textId="34F470AC" w:rsidR="00524511" w:rsidRPr="00B11AA6" w:rsidRDefault="00524511" w:rsidP="00524511">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Between adjacent cells sit faces: the flat interfaces that separate one cell from its neighbor. Faces are not where variables are stored, but where fluxes are computed. A flux is simply the rate at which a quantity passes through a unit area of that face per unit time. For example, Fick's law </w:t>
      </w:r>
      <w:r w:rsidR="003D170E" w:rsidRPr="00B11AA6">
        <w:rPr>
          <w:rFonts w:ascii="Palatino Linotype" w:hAnsi="Palatino Linotype" w:cs="Times New Roman"/>
          <w:sz w:val="22"/>
          <w:szCs w:val="22"/>
        </w:rPr>
        <w:t>states that</w:t>
      </w:r>
      <w:r w:rsidRPr="00B11AA6">
        <w:rPr>
          <w:rFonts w:ascii="Palatino Linotype" w:hAnsi="Palatino Linotype" w:cs="Times New Roman"/>
          <w:sz w:val="22"/>
          <w:szCs w:val="22"/>
        </w:rPr>
        <w:t xml:space="preserve"> the molar flux of O₂ across the face between cell </w:t>
      </w:r>
      <m:oMath>
        <m:r>
          <w:rPr>
            <w:rFonts w:ascii="Cambria Math" w:hAnsi="Cambria Math" w:cs="Times New Roman"/>
            <w:sz w:val="22"/>
            <w:szCs w:val="22"/>
          </w:rPr>
          <m:t>i</m:t>
        </m:r>
      </m:oMath>
      <w:r w:rsidRPr="00B11AA6">
        <w:rPr>
          <w:rFonts w:ascii="Palatino Linotype" w:hAnsi="Palatino Linotype" w:cs="Times New Roman"/>
          <w:sz w:val="22"/>
          <w:szCs w:val="22"/>
        </w:rPr>
        <w:t> and cell </w:t>
      </w:r>
      <m:oMath>
        <m:r>
          <w:rPr>
            <w:rFonts w:ascii="Cambria Math" w:hAnsi="Cambria Math" w:cs="Times New Roman"/>
            <w:sz w:val="22"/>
            <w:szCs w:val="22"/>
          </w:rPr>
          <m:t>i+1</m:t>
        </m:r>
      </m:oMath>
      <w:r w:rsidRPr="00B11AA6">
        <w:rPr>
          <w:rFonts w:ascii="Palatino Linotype" w:hAnsi="Palatino Linotype" w:cs="Times New Roman"/>
          <w:sz w:val="22"/>
          <w:szCs w:val="22"/>
        </w:rPr>
        <w:t> is proportional to the concentration difference across it:</w:t>
      </w:r>
    </w:p>
    <w:tbl>
      <w:tblPr>
        <w:tblW w:w="9360" w:type="dxa"/>
        <w:tblLayout w:type="fixed"/>
        <w:tblCellMar>
          <w:left w:w="0" w:type="dxa"/>
          <w:right w:w="0" w:type="dxa"/>
        </w:tblCellMar>
        <w:tblLook w:val="0600" w:firstRow="0" w:lastRow="0" w:firstColumn="0" w:lastColumn="0" w:noHBand="1" w:noVBand="1"/>
      </w:tblPr>
      <w:tblGrid>
        <w:gridCol w:w="900"/>
        <w:gridCol w:w="7560"/>
        <w:gridCol w:w="900"/>
      </w:tblGrid>
      <w:tr w:rsidR="00FE510E" w:rsidRPr="00B11AA6" w14:paraId="0F341B5A" w14:textId="77777777">
        <w:tc>
          <w:tcPr>
            <w:tcW w:w="900" w:type="dxa"/>
            <w:vAlign w:val="center"/>
          </w:tcPr>
          <w:p w14:paraId="07A5DBA5" w14:textId="77777777" w:rsidR="00FE510E" w:rsidRPr="00B11AA6" w:rsidRDefault="00FE510E"/>
        </w:tc>
        <w:tc>
          <w:tcPr>
            <w:tcW w:w="7560" w:type="dxa"/>
            <w:vAlign w:val="center"/>
          </w:tcPr>
          <w:p w14:paraId="00E7EF16" w14:textId="77777777" w:rsidR="00FE510E" w:rsidRPr="00B11AA6" w:rsidRDefault="00716590">
            <w:pPr>
              <w:jc w:val="center"/>
            </w:pPr>
            <m:oMathPara>
              <m:oMath>
                <m:sSub>
                  <m:sSubPr>
                    <m:ctrlPr>
                      <w:rPr>
                        <w:rFonts w:ascii="Cambria Math" w:hAnsi="Cambria Math" w:cs="Times New Roman"/>
                        <w:i/>
                        <w:sz w:val="22"/>
                        <w:szCs w:val="22"/>
                      </w:rPr>
                    </m:ctrlPr>
                  </m:sSubPr>
                  <m:e>
                    <m:r>
                      <w:rPr>
                        <w:rFonts w:ascii="Cambria Math" w:hAnsi="Cambria Math" w:cs="Times New Roman"/>
                        <w:sz w:val="22"/>
                        <w:szCs w:val="22"/>
                      </w:rPr>
                      <m:t>J</m:t>
                    </m:r>
                  </m:e>
                  <m:sub>
                    <m:r>
                      <w:rPr>
                        <w:rFonts w:ascii="Cambria Math" w:hAnsi="Cambria Math" w:cs="Times New Roman"/>
                        <w:sz w:val="22"/>
                        <w:szCs w:val="22"/>
                      </w:rPr>
                      <m:t>i</m:t>
                    </m:r>
                    <m:r>
                      <w:rPr>
                        <w:rFonts w:ascii="Cambria Math" w:hAnsi="Cambria Math" w:cs="Times New Roman"/>
                        <w:sz w:val="22"/>
                        <w:szCs w:val="22"/>
                      </w:rPr>
                      <m:t>+1/2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eff</m:t>
                    </m:r>
                  </m:sub>
                </m:sSub>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i</m:t>
                        </m:r>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i</m:t>
                        </m:r>
                      </m:sub>
                    </m:sSub>
                  </m:num>
                  <m:den>
                    <m:r>
                      <m:rPr>
                        <m:sty m:val="p"/>
                      </m:rPr>
                      <w:rPr>
                        <w:rFonts w:ascii="Cambria Math" w:hAnsi="Cambria Math" w:cs="Times New Roman"/>
                        <w:sz w:val="22"/>
                        <w:szCs w:val="22"/>
                      </w:rPr>
                      <m:t>Δ</m:t>
                    </m:r>
                    <m:r>
                      <w:rPr>
                        <w:rFonts w:ascii="Cambria Math" w:hAnsi="Cambria Math" w:cs="Times New Roman"/>
                        <w:sz w:val="22"/>
                        <w:szCs w:val="22"/>
                      </w:rPr>
                      <m:t>x</m:t>
                    </m:r>
                  </m:den>
                </m:f>
                <m:r>
                  <w:rPr>
                    <w:rFonts w:ascii="Cambria Math" w:hAnsi="Cambria Math" w:cs="Times New Roman"/>
                    <w:sz w:val="22"/>
                    <w:szCs w:val="22"/>
                  </w:rPr>
                  <m:t xml:space="preserve"> </m:t>
                </m:r>
              </m:oMath>
            </m:oMathPara>
          </w:p>
        </w:tc>
        <w:tc>
          <w:tcPr>
            <w:tcW w:w="900" w:type="dxa"/>
            <w:vAlign w:val="center"/>
          </w:tcPr>
          <w:p w14:paraId="5CCBBD90" w14:textId="22A5BDD0" w:rsidR="00FE510E" w:rsidRPr="00B11AA6" w:rsidRDefault="00FE510E">
            <w:pPr>
              <w:jc w:val="right"/>
            </w:pPr>
            <w:r w:rsidRPr="00B11AA6">
              <w:rPr>
                <w:rFonts w:ascii="Palatino Linotype" w:hAnsi="Palatino Linotype" w:cs="Times New Roman"/>
                <w:sz w:val="22"/>
                <w:szCs w:val="22"/>
              </w:rPr>
              <w:t>(</w:t>
            </w:r>
            <w:bookmarkStart w:id="8" w:name="eq_poc60"/>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3</w:t>
            </w:r>
            <w:r w:rsidRPr="00B11AA6">
              <w:rPr>
                <w:rFonts w:ascii="Palatino Linotype" w:hAnsi="Palatino Linotype" w:cs="Times New Roman"/>
                <w:sz w:val="22"/>
                <w:szCs w:val="22"/>
              </w:rPr>
              <w:fldChar w:fldCharType="end"/>
            </w:r>
            <w:bookmarkEnd w:id="8"/>
            <w:r w:rsidRPr="00B11AA6">
              <w:rPr>
                <w:rFonts w:ascii="Palatino Linotype" w:hAnsi="Palatino Linotype" w:cs="Times New Roman"/>
                <w:sz w:val="22"/>
                <w:szCs w:val="22"/>
              </w:rPr>
              <w:t>)</w:t>
            </w:r>
          </w:p>
        </w:tc>
      </w:tr>
    </w:tbl>
    <w:p w14:paraId="087F5A14" w14:textId="3E350CC6" w:rsidR="00524511" w:rsidRPr="00B11AA6" w:rsidRDefault="00524511" w:rsidP="00524511">
      <w:pPr>
        <w:jc w:val="both"/>
        <w:rPr>
          <w:rFonts w:ascii="Palatino Linotype" w:hAnsi="Palatino Linotype" w:cs="Times New Roman"/>
          <w:sz w:val="22"/>
          <w:szCs w:val="22"/>
        </w:rPr>
      </w:pPr>
      <w:r w:rsidRPr="00B11AA6">
        <w:rPr>
          <w:rFonts w:ascii="Palatino Linotype" w:hAnsi="Palatino Linotype" w:cs="Times New Roman"/>
          <w:sz w:val="22"/>
          <w:szCs w:val="22"/>
        </w:rPr>
        <w:t>The subscript </w:t>
      </w:r>
      <m:oMath>
        <m:r>
          <w:rPr>
            <w:rFonts w:ascii="Cambria Math" w:hAnsi="Cambria Math" w:cs="Times New Roman"/>
            <w:sz w:val="22"/>
            <w:szCs w:val="22"/>
          </w:rPr>
          <m:t>i+1</m:t>
        </m:r>
        <m:r>
          <m:rPr>
            <m:sty m:val="p"/>
          </m:rPr>
          <w:rPr>
            <w:rFonts w:ascii="Cambria Math" w:hAnsi="Cambria Math" w:cs="Times New Roman"/>
            <w:sz w:val="22"/>
            <w:szCs w:val="22"/>
          </w:rPr>
          <m:t>/</m:t>
        </m:r>
        <m:r>
          <w:rPr>
            <w:rFonts w:ascii="Cambria Math" w:hAnsi="Cambria Math" w:cs="Times New Roman"/>
            <w:sz w:val="22"/>
            <w:szCs w:val="22"/>
          </w:rPr>
          <m:t>2</m:t>
        </m:r>
      </m:oMath>
      <w:r w:rsidRPr="00B11AA6">
        <w:rPr>
          <w:rFonts w:ascii="Palatino Linotype" w:hAnsi="Palatino Linotype" w:cs="Times New Roman"/>
          <w:sz w:val="22"/>
          <w:szCs w:val="22"/>
        </w:rPr>
        <w:t> denotes the face sitting halfway between centroids </w:t>
      </w:r>
      <m:oMath>
        <m:r>
          <w:rPr>
            <w:rFonts w:ascii="Cambria Math" w:hAnsi="Cambria Math" w:cs="Times New Roman"/>
            <w:sz w:val="22"/>
            <w:szCs w:val="22"/>
          </w:rPr>
          <m:t>i</m:t>
        </m:r>
      </m:oMath>
      <w:r w:rsidRPr="00B11AA6">
        <w:rPr>
          <w:rFonts w:ascii="Palatino Linotype" w:hAnsi="Palatino Linotype" w:cs="Times New Roman"/>
          <w:sz w:val="22"/>
          <w:szCs w:val="22"/>
        </w:rPr>
        <w:t> and </w:t>
      </w:r>
      <m:oMath>
        <m:r>
          <w:rPr>
            <w:rFonts w:ascii="Cambria Math" w:hAnsi="Cambria Math" w:cs="Times New Roman"/>
            <w:sz w:val="22"/>
            <w:szCs w:val="22"/>
          </w:rPr>
          <m:t>i+1</m:t>
        </m:r>
      </m:oMath>
      <w:r w:rsidRPr="00B11AA6">
        <w:rPr>
          <w:rFonts w:ascii="Palatino Linotype" w:hAnsi="Palatino Linotype" w:cs="Times New Roman"/>
          <w:sz w:val="22"/>
          <w:szCs w:val="22"/>
        </w:rPr>
        <w:t>. This finite difference approximates the true derivative </w:t>
      </w:r>
      <m:oMath>
        <m:r>
          <w:rPr>
            <w:rFonts w:ascii="Cambria Math" w:hAnsi="Cambria Math" w:cs="Times New Roman"/>
            <w:sz w:val="22"/>
            <w:szCs w:val="22"/>
          </w:rPr>
          <m:t>dc</m:t>
        </m:r>
        <m:r>
          <m:rPr>
            <m:sty m:val="p"/>
          </m:rPr>
          <w:rPr>
            <w:rFonts w:ascii="Cambria Math" w:hAnsi="Cambria Math" w:cs="Times New Roman"/>
            <w:sz w:val="22"/>
            <w:szCs w:val="22"/>
          </w:rPr>
          <m:t>/</m:t>
        </m:r>
        <m:r>
          <w:rPr>
            <w:rFonts w:ascii="Cambria Math" w:hAnsi="Cambria Math" w:cs="Times New Roman"/>
            <w:sz w:val="22"/>
            <w:szCs w:val="22"/>
          </w:rPr>
          <m:t>dx</m:t>
        </m:r>
      </m:oMath>
      <w:r w:rsidRPr="00B11AA6">
        <w:rPr>
          <w:rFonts w:ascii="Palatino Linotype" w:hAnsi="Palatino Linotype" w:cs="Times New Roman"/>
          <w:sz w:val="22"/>
          <w:szCs w:val="22"/>
        </w:rPr>
        <w:t>. The smaller </w:t>
      </w:r>
      <m:oMath>
        <m:r>
          <m:rPr>
            <m:sty m:val="p"/>
          </m:rPr>
          <w:rPr>
            <w:rFonts w:ascii="Cambria Math" w:hAnsi="Cambria Math" w:cs="Times New Roman"/>
            <w:sz w:val="22"/>
            <w:szCs w:val="22"/>
          </w:rPr>
          <m:t>Δ</m:t>
        </m:r>
        <m:r>
          <w:rPr>
            <w:rFonts w:ascii="Cambria Math" w:hAnsi="Cambria Math" w:cs="Times New Roman"/>
            <w:sz w:val="22"/>
            <w:szCs w:val="22"/>
          </w:rPr>
          <m:t>x</m:t>
        </m:r>
      </m:oMath>
      <w:r w:rsidRPr="00B11AA6">
        <w:rPr>
          <w:rFonts w:ascii="Palatino Linotype" w:hAnsi="Palatino Linotype" w:cs="Times New Roman"/>
          <w:sz w:val="22"/>
          <w:szCs w:val="22"/>
        </w:rPr>
        <w:t> is, the more accurately it captures the local gradient and the lower the discretization error. However, halving </w:t>
      </w:r>
      <m:oMath>
        <m:r>
          <m:rPr>
            <m:sty m:val="p"/>
          </m:rPr>
          <w:rPr>
            <w:rFonts w:ascii="Cambria Math" w:hAnsi="Cambria Math" w:cs="Times New Roman"/>
            <w:sz w:val="22"/>
            <w:szCs w:val="22"/>
          </w:rPr>
          <m:t>Δ</m:t>
        </m:r>
        <m:r>
          <w:rPr>
            <w:rFonts w:ascii="Cambria Math" w:hAnsi="Cambria Math" w:cs="Times New Roman"/>
            <w:sz w:val="22"/>
            <w:szCs w:val="22"/>
          </w:rPr>
          <m:t>x</m:t>
        </m:r>
      </m:oMath>
      <w:r w:rsidRPr="00B11AA6">
        <w:rPr>
          <w:rFonts w:ascii="Palatino Linotype" w:hAnsi="Palatino Linotype" w:cs="Times New Roman"/>
          <w:sz w:val="22"/>
          <w:szCs w:val="22"/>
        </w:rPr>
        <w:t> doubles the number of cells </w:t>
      </w:r>
      <m:oMath>
        <m:r>
          <w:rPr>
            <w:rFonts w:ascii="Cambria Math" w:hAnsi="Cambria Math" w:cs="Times New Roman"/>
            <w:sz w:val="22"/>
            <w:szCs w:val="22"/>
          </w:rPr>
          <m:t>N</m:t>
        </m:r>
      </m:oMath>
      <w:r w:rsidRPr="00B11AA6">
        <w:rPr>
          <w:rFonts w:ascii="Palatino Linotype" w:hAnsi="Palatino Linotype" w:cs="Times New Roman"/>
          <w:sz w:val="22"/>
          <w:szCs w:val="22"/>
        </w:rPr>
        <w:t>, which increases both the memory required to store the system and the computational cost of solving it. In practice, one chooses </w:t>
      </w:r>
      <m:oMath>
        <m:r>
          <w:rPr>
            <w:rFonts w:ascii="Cambria Math" w:hAnsi="Cambria Math" w:cs="Times New Roman"/>
            <w:sz w:val="22"/>
            <w:szCs w:val="22"/>
          </w:rPr>
          <m:t>N</m:t>
        </m:r>
      </m:oMath>
      <w:r w:rsidRPr="00B11AA6">
        <w:rPr>
          <w:rFonts w:ascii="Palatino Linotype" w:hAnsi="Palatino Linotype" w:cs="Times New Roman"/>
          <w:sz w:val="22"/>
          <w:szCs w:val="22"/>
        </w:rPr>
        <w:t> large enough that the solution no longer changes appreciably with further refinement</w:t>
      </w:r>
      <w:r w:rsidR="00CA380A" w:rsidRPr="00B11AA6">
        <w:rPr>
          <w:rFonts w:ascii="Palatino Linotype" w:hAnsi="Palatino Linotype" w:cs="Times New Roman"/>
          <w:sz w:val="22"/>
          <w:szCs w:val="22"/>
        </w:rPr>
        <w:t xml:space="preserve"> (</w:t>
      </w:r>
      <w:r w:rsidR="00CA380A" w:rsidRPr="00B11AA6">
        <w:rPr>
          <w:rFonts w:ascii="Palatino Linotype" w:hAnsi="Palatino Linotype" w:cs="Times New Roman"/>
          <w:i/>
          <w:iCs/>
          <w:sz w:val="22"/>
          <w:szCs w:val="22"/>
        </w:rPr>
        <w:t>i.e.,</w:t>
      </w:r>
      <w:r w:rsidR="00CA380A" w:rsidRPr="00B11AA6">
        <w:rPr>
          <w:rFonts w:ascii="Palatino Linotype" w:hAnsi="Palatino Linotype" w:cs="Times New Roman"/>
          <w:sz w:val="22"/>
          <w:szCs w:val="22"/>
        </w:rPr>
        <w:t xml:space="preserve"> the solution is “mesh-independent”)</w:t>
      </w:r>
      <w:r w:rsidR="003D170E"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balancing accuracy against cost. The governing PDE is then enforced as a discrete flux balance on each cell: whatever enters through the left face minus whatever leaves through the right face must equal the net source inside the cell. </w:t>
      </w:r>
      <w:r w:rsidR="00F62E51" w:rsidRPr="00B11AA6">
        <w:rPr>
          <w:rFonts w:ascii="Palatino Linotype" w:hAnsi="Palatino Linotype" w:cs="Times New Roman"/>
          <w:sz w:val="22"/>
          <w:szCs w:val="22"/>
        </w:rPr>
        <w:t>With a generic volumetric source S in cell i, this reads:</w:t>
      </w:r>
    </w:p>
    <w:tbl>
      <w:tblPr>
        <w:tblW w:w="9360" w:type="dxa"/>
        <w:tblLayout w:type="fixed"/>
        <w:tblCellMar>
          <w:left w:w="0" w:type="dxa"/>
          <w:right w:w="0" w:type="dxa"/>
        </w:tblCellMar>
        <w:tblLook w:val="0600" w:firstRow="0" w:lastRow="0" w:firstColumn="0" w:lastColumn="0" w:noHBand="1" w:noVBand="1"/>
      </w:tblPr>
      <w:tblGrid>
        <w:gridCol w:w="900"/>
        <w:gridCol w:w="7560"/>
        <w:gridCol w:w="900"/>
      </w:tblGrid>
      <w:tr w:rsidR="00E91231" w:rsidRPr="00B11AA6" w14:paraId="6507BE2C" w14:textId="77777777" w:rsidTr="002D7A00">
        <w:tc>
          <w:tcPr>
            <w:tcW w:w="900" w:type="dxa"/>
            <w:vAlign w:val="center"/>
          </w:tcPr>
          <w:p w14:paraId="1E1D0B13" w14:textId="77777777" w:rsidR="00E91231" w:rsidRPr="00B11AA6" w:rsidRDefault="00E91231" w:rsidP="002D7A00"/>
        </w:tc>
        <w:tc>
          <w:tcPr>
            <w:tcW w:w="7560" w:type="dxa"/>
            <w:vAlign w:val="center"/>
          </w:tcPr>
          <w:p w14:paraId="5B3EA8C0" w14:textId="7991A4C1" w:rsidR="00E91231" w:rsidRPr="00B11AA6" w:rsidRDefault="00716590" w:rsidP="00CA380A">
            <w:pPr>
              <w:jc w:val="both"/>
              <w:rPr>
                <w:rFonts w:ascii="Palatino Linotype" w:eastAsiaTheme="minorEastAsia" w:hAnsi="Palatino Linotype" w:cs="Times New Roman"/>
                <w:sz w:val="22"/>
                <w:szCs w:val="22"/>
              </w:rPr>
            </w:pPr>
            <m:oMathPara>
              <m:oMath>
                <m:limLow>
                  <m:limLowPr>
                    <m:ctrlPr>
                      <w:rPr>
                        <w:rFonts w:ascii="Cambria Math" w:hAnsi="Cambria Math" w:cs="Times New Roman"/>
                        <w:i/>
                        <w:sz w:val="22"/>
                        <w:szCs w:val="22"/>
                      </w:rPr>
                    </m:ctrlPr>
                  </m:limLowPr>
                  <m:e>
                    <m:groupChr>
                      <m:groupChrPr>
                        <m:ctrlPr>
                          <w:rPr>
                            <w:rFonts w:ascii="Cambria Math" w:hAnsi="Cambria Math" w:cs="Times New Roman"/>
                            <w:sz w:val="22"/>
                            <w:szCs w:val="22"/>
                          </w:rPr>
                        </m:ctrlPr>
                      </m:groupChrPr>
                      <m:e>
                        <m:sSub>
                          <m:sSubPr>
                            <m:ctrlPr>
                              <w:rPr>
                                <w:rFonts w:ascii="Cambria Math" w:hAnsi="Cambria Math" w:cs="Times New Roman"/>
                                <w:i/>
                                <w:sz w:val="22"/>
                                <w:szCs w:val="22"/>
                              </w:rPr>
                            </m:ctrlPr>
                          </m:sSubPr>
                          <m:e>
                            <m:r>
                              <w:rPr>
                                <w:rFonts w:ascii="Cambria Math" w:hAnsi="Cambria Math" w:cs="Times New Roman"/>
                                <w:sz w:val="22"/>
                                <w:szCs w:val="22"/>
                              </w:rPr>
                              <m:t>J</m:t>
                            </m:r>
                          </m:e>
                          <m:sub>
                            <m:r>
                              <w:rPr>
                                <w:rFonts w:ascii="Cambria Math" w:hAnsi="Cambria Math" w:cs="Times New Roman"/>
                                <w:sz w:val="22"/>
                                <w:szCs w:val="22"/>
                              </w:rPr>
                              <m:t>i</m:t>
                            </m:r>
                            <m:r>
                              <w:rPr>
                                <w:rFonts w:ascii="Cambria Math" w:hAnsi="Cambria Math" w:cs="Times New Roman"/>
                                <w:sz w:val="22"/>
                                <w:szCs w:val="22"/>
                              </w:rPr>
                              <m:t>-</m:t>
                            </m:r>
                            <m:r>
                              <w:rPr>
                                <w:rFonts w:ascii="Cambria Math" w:hAnsi="Cambria Math" w:cs="Times New Roman"/>
                                <w:sz w:val="22"/>
                                <w:szCs w:val="22"/>
                              </w:rPr>
                              <m:t>1</m:t>
                            </m:r>
                            <m:r>
                              <m:rPr>
                                <m:lit/>
                              </m:rPr>
                              <w:rPr>
                                <w:rFonts w:ascii="Cambria Math" w:hAnsi="Cambria Math" w:cs="Times New Roman"/>
                                <w:sz w:val="22"/>
                                <w:szCs w:val="22"/>
                              </w:rPr>
                              <m:t>/</m:t>
                            </m:r>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J</m:t>
                            </m:r>
                          </m:e>
                          <m:sub>
                            <m:r>
                              <w:rPr>
                                <w:rFonts w:ascii="Cambria Math" w:hAnsi="Cambria Math" w:cs="Times New Roman"/>
                                <w:sz w:val="22"/>
                                <w:szCs w:val="22"/>
                              </w:rPr>
                              <m:t>i</m:t>
                            </m:r>
                            <m:r>
                              <w:rPr>
                                <w:rFonts w:ascii="Cambria Math" w:hAnsi="Cambria Math" w:cs="Times New Roman"/>
                                <w:sz w:val="22"/>
                                <w:szCs w:val="22"/>
                              </w:rPr>
                              <m:t>+1</m:t>
                            </m:r>
                            <m:r>
                              <m:rPr>
                                <m:lit/>
                              </m:rPr>
                              <w:rPr>
                                <w:rFonts w:ascii="Cambria Math" w:hAnsi="Cambria Math" w:cs="Times New Roman"/>
                                <w:sz w:val="22"/>
                                <w:szCs w:val="22"/>
                              </w:rPr>
                              <m:t>/</m:t>
                            </m:r>
                            <m:r>
                              <w:rPr>
                                <w:rFonts w:ascii="Cambria Math" w:hAnsi="Cambria Math" w:cs="Times New Roman"/>
                                <w:sz w:val="22"/>
                                <w:szCs w:val="22"/>
                              </w:rPr>
                              <m:t>2</m:t>
                            </m:r>
                          </m:sub>
                        </m:sSub>
                      </m:e>
                    </m:groupChr>
                    <m:ctrlPr>
                      <w:rPr>
                        <w:rFonts w:ascii="Cambria Math" w:hAnsi="Cambria Math" w:cs="Times New Roman"/>
                        <w:sz w:val="22"/>
                        <w:szCs w:val="22"/>
                      </w:rPr>
                    </m:ctrlPr>
                  </m:e>
                  <m:lim>
                    <m:r>
                      <m:rPr>
                        <m:nor/>
                      </m:rPr>
                      <w:rPr>
                        <w:rFonts w:ascii="Palatino Linotype" w:hAnsi="Palatino Linotype" w:cs="Times New Roman"/>
                        <w:sz w:val="22"/>
                        <w:szCs w:val="22"/>
                      </w:rPr>
                      <m:t>net flux in</m:t>
                    </m:r>
                  </m:lim>
                </m:limLow>
                <m:r>
                  <w:rPr>
                    <w:rFonts w:ascii="Cambria Math" w:hAnsi="Cambria Math" w:cs="Times New Roman"/>
                    <w:sz w:val="22"/>
                    <w:szCs w:val="22"/>
                  </w:rPr>
                  <m:t>+</m:t>
                </m:r>
                <m:limLow>
                  <m:limLowPr>
                    <m:ctrlPr>
                      <w:rPr>
                        <w:rFonts w:ascii="Cambria Math" w:hAnsi="Cambria Math" w:cs="Times New Roman"/>
                        <w:i/>
                        <w:sz w:val="22"/>
                        <w:szCs w:val="22"/>
                      </w:rPr>
                    </m:ctrlPr>
                  </m:limLowPr>
                  <m:e>
                    <m:groupChr>
                      <m:groupChrPr>
                        <m:ctrlPr>
                          <w:rPr>
                            <w:rFonts w:ascii="Cambria Math" w:hAnsi="Cambria Math" w:cs="Times New Roman"/>
                            <w:sz w:val="22"/>
                            <w:szCs w:val="22"/>
                          </w:rPr>
                        </m:ctrlPr>
                      </m:groupChr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i</m:t>
                                </m:r>
                              </m:sub>
                            </m:sSub>
                            <m:ctrlPr>
                              <w:rPr>
                                <w:rFonts w:ascii="Cambria Math" w:hAnsi="Cambria Math" w:cs="Times New Roman"/>
                                <w:i/>
                                <w:sz w:val="22"/>
                                <w:szCs w:val="22"/>
                              </w:rPr>
                            </m:ctrlPr>
                          </m:e>
                        </m:d>
                        <m:r>
                          <m:rPr>
                            <m:sty m:val="p"/>
                          </m:rPr>
                          <w:rPr>
                            <w:rFonts w:ascii="Cambria Math" w:hAnsi="Cambria Math" w:cs="Times New Roman"/>
                            <w:sz w:val="22"/>
                            <w:szCs w:val="22"/>
                          </w:rPr>
                          <m:t>Δ</m:t>
                        </m:r>
                        <m:r>
                          <w:rPr>
                            <w:rFonts w:ascii="Cambria Math" w:hAnsi="Cambria Math" w:cs="Times New Roman"/>
                            <w:sz w:val="22"/>
                            <w:szCs w:val="22"/>
                          </w:rPr>
                          <m:t>x</m:t>
                        </m:r>
                      </m:e>
                    </m:groupChr>
                  </m:e>
                  <m:lim>
                    <m:r>
                      <m:rPr>
                        <m:nor/>
                      </m:rPr>
                      <w:rPr>
                        <w:rFonts w:ascii="Palatino Linotype" w:hAnsi="Palatino Linotype" w:cs="Times New Roman"/>
                        <w:sz w:val="22"/>
                        <w:szCs w:val="22"/>
                      </w:rPr>
                      <m:t>source</m:t>
                    </m:r>
                  </m:lim>
                </m:limLow>
                <m:r>
                  <w:rPr>
                    <w:rFonts w:ascii="Cambria Math" w:hAnsi="Cambria Math" w:cs="Times New Roman"/>
                    <w:sz w:val="22"/>
                    <w:szCs w:val="22"/>
                  </w:rPr>
                  <m:t>=0</m:t>
                </m:r>
              </m:oMath>
            </m:oMathPara>
          </w:p>
        </w:tc>
        <w:tc>
          <w:tcPr>
            <w:tcW w:w="900" w:type="dxa"/>
            <w:vAlign w:val="center"/>
          </w:tcPr>
          <w:p w14:paraId="0DDCA738" w14:textId="55804867" w:rsidR="00E91231" w:rsidRPr="00B11AA6" w:rsidRDefault="00E91231" w:rsidP="002D7A00">
            <w:pPr>
              <w:jc w:val="right"/>
            </w:pPr>
            <w:r w:rsidRPr="00B11AA6">
              <w:rPr>
                <w:rFonts w:ascii="Palatino Linotype" w:hAnsi="Palatino Linotype" w:cs="Times New Roman"/>
                <w:sz w:val="22"/>
                <w:szCs w:val="22"/>
              </w:rPr>
              <w:t>(</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4</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w:t>
            </w:r>
          </w:p>
        </w:tc>
      </w:tr>
    </w:tbl>
    <w:p w14:paraId="5D451C05" w14:textId="0C6AFC38" w:rsidR="00524511" w:rsidRPr="00B11AA6" w:rsidRDefault="00524511" w:rsidP="00972F13">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sz w:val="22"/>
          <w:szCs w:val="22"/>
        </w:rPr>
        <w:t>This is the discrete statement of </w:t>
      </w:r>
      <m:oMath>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⋅J=S</m:t>
        </m:r>
      </m:oMath>
      <w:r w:rsidRPr="00B11AA6">
        <w:rPr>
          <w:rFonts w:ascii="Palatino Linotype" w:eastAsiaTheme="minorEastAsia" w:hAnsi="Palatino Linotype" w:cs="Times New Roman"/>
          <w:sz w:val="22"/>
          <w:szCs w:val="22"/>
        </w:rPr>
        <w:t> </w:t>
      </w:r>
      <w:r w:rsidR="007D51AA" w:rsidRPr="00B11AA6">
        <w:rPr>
          <w:rFonts w:ascii="Palatino Linotype" w:eastAsiaTheme="minorEastAsia" w:hAnsi="Palatino Linotype" w:cs="Times New Roman"/>
          <w:sz w:val="22"/>
          <w:szCs w:val="22"/>
        </w:rPr>
        <w:t xml:space="preserve">(the divergence theorem) </w:t>
      </w:r>
      <w:r w:rsidRPr="00B11AA6">
        <w:rPr>
          <w:rFonts w:ascii="Palatino Linotype" w:eastAsiaTheme="minorEastAsia" w:hAnsi="Palatino Linotype" w:cs="Times New Roman"/>
          <w:sz w:val="22"/>
          <w:szCs w:val="22"/>
        </w:rPr>
        <w:t xml:space="preserve">where there is </w:t>
      </w:r>
      <w:r w:rsidR="003D170E" w:rsidRPr="00B11AA6">
        <w:rPr>
          <w:rFonts w:ascii="Palatino Linotype" w:eastAsiaTheme="minorEastAsia" w:hAnsi="Palatino Linotype" w:cs="Times New Roman"/>
          <w:sz w:val="22"/>
          <w:szCs w:val="22"/>
        </w:rPr>
        <w:t xml:space="preserve">one </w:t>
      </w:r>
      <w:r w:rsidRPr="00B11AA6">
        <w:rPr>
          <w:rFonts w:ascii="Palatino Linotype" w:eastAsiaTheme="minorEastAsia" w:hAnsi="Palatino Linotype" w:cs="Times New Roman"/>
          <w:sz w:val="22"/>
          <w:szCs w:val="22"/>
        </w:rPr>
        <w:t xml:space="preserve">algebraic equation per cell. Repeating this </w:t>
      </w:r>
      <w:r w:rsidR="007057FD">
        <w:rPr>
          <w:rFonts w:ascii="Palatino Linotype" w:eastAsiaTheme="minorEastAsia" w:hAnsi="Palatino Linotype" w:cs="Times New Roman"/>
          <w:sz w:val="22"/>
          <w:szCs w:val="22"/>
        </w:rPr>
        <w:t>balance</w:t>
      </w:r>
      <w:r w:rsidR="00654B1A">
        <w:rPr>
          <w:rFonts w:ascii="Palatino Linotype" w:eastAsiaTheme="minorEastAsia" w:hAnsi="Palatino Linotype" w:cs="Times New Roman"/>
          <w:sz w:val="22"/>
          <w:szCs w:val="22"/>
        </w:rPr>
        <w:t xml:space="preserve"> </w:t>
      </w:r>
      <w:r w:rsidRPr="00B11AA6">
        <w:rPr>
          <w:rFonts w:ascii="Palatino Linotype" w:eastAsiaTheme="minorEastAsia" w:hAnsi="Palatino Linotype" w:cs="Times New Roman"/>
          <w:sz w:val="22"/>
          <w:szCs w:val="22"/>
        </w:rPr>
        <w:t>for all </w:t>
      </w:r>
      <m:oMath>
        <m:r>
          <w:rPr>
            <w:rFonts w:ascii="Cambria Math" w:eastAsiaTheme="minorEastAsia" w:hAnsi="Cambria Math" w:cs="Times New Roman"/>
            <w:sz w:val="22"/>
            <w:szCs w:val="22"/>
          </w:rPr>
          <m:t>N</m:t>
        </m:r>
      </m:oMath>
      <w:r w:rsidRPr="00B11AA6">
        <w:rPr>
          <w:rFonts w:ascii="Palatino Linotype" w:eastAsiaTheme="minorEastAsia" w:hAnsi="Palatino Linotype" w:cs="Times New Roman"/>
          <w:sz w:val="22"/>
          <w:szCs w:val="22"/>
        </w:rPr>
        <w:t> cells convert</w:t>
      </w:r>
      <w:r w:rsidR="003D170E" w:rsidRPr="00B11AA6">
        <w:rPr>
          <w:rFonts w:ascii="Palatino Linotype" w:eastAsiaTheme="minorEastAsia" w:hAnsi="Palatino Linotype" w:cs="Times New Roman"/>
          <w:sz w:val="22"/>
          <w:szCs w:val="22"/>
        </w:rPr>
        <w:t>s</w:t>
      </w:r>
      <w:r w:rsidRPr="00B11AA6">
        <w:rPr>
          <w:rFonts w:ascii="Palatino Linotype" w:eastAsiaTheme="minorEastAsia" w:hAnsi="Palatino Linotype" w:cs="Times New Roman"/>
          <w:sz w:val="22"/>
          <w:szCs w:val="22"/>
        </w:rPr>
        <w:t xml:space="preserve"> the continuous PDE into a system of </w:t>
      </w:r>
      <m:oMath>
        <m:r>
          <w:rPr>
            <w:rFonts w:ascii="Cambria Math" w:eastAsiaTheme="minorEastAsia" w:hAnsi="Cambria Math" w:cs="Times New Roman"/>
            <w:sz w:val="22"/>
            <w:szCs w:val="22"/>
          </w:rPr>
          <m:t>N</m:t>
        </m:r>
      </m:oMath>
      <w:r w:rsidRPr="00B11AA6">
        <w:rPr>
          <w:rFonts w:ascii="Palatino Linotype" w:eastAsiaTheme="minorEastAsia" w:hAnsi="Palatino Linotype" w:cs="Times New Roman"/>
          <w:sz w:val="22"/>
          <w:szCs w:val="22"/>
        </w:rPr>
        <w:t> equations in </w:t>
      </w:r>
      <m:oMath>
        <m:r>
          <w:rPr>
            <w:rFonts w:ascii="Cambria Math" w:eastAsiaTheme="minorEastAsia" w:hAnsi="Cambria Math" w:cs="Times New Roman"/>
            <w:sz w:val="22"/>
            <w:szCs w:val="22"/>
          </w:rPr>
          <m:t>N</m:t>
        </m:r>
      </m:oMath>
      <w:r w:rsidRPr="00B11AA6">
        <w:rPr>
          <w:rFonts w:ascii="Palatino Linotype" w:eastAsiaTheme="minorEastAsia" w:hAnsi="Palatino Linotype" w:cs="Times New Roman"/>
          <w:sz w:val="22"/>
          <w:szCs w:val="22"/>
        </w:rPr>
        <w:t xml:space="preserve"> unknowns, which can be solved by standard linear algebra or Newton iteration. </w:t>
      </w:r>
    </w:p>
    <w:p w14:paraId="0B465053" w14:textId="6C6CFF54" w:rsidR="004F5A47" w:rsidRPr="00B11AA6" w:rsidRDefault="004F5A47" w:rsidP="004F5A47">
      <w:pPr>
        <w:pStyle w:val="Heading1"/>
        <w:rPr>
          <w:rFonts w:ascii="Lato" w:hAnsi="Lato"/>
          <w:b/>
          <w:color w:val="auto"/>
          <w:sz w:val="24"/>
          <w:szCs w:val="22"/>
        </w:rPr>
      </w:pPr>
      <w:r w:rsidRPr="00B11AA6">
        <w:rPr>
          <w:rFonts w:ascii="Lato" w:hAnsi="Lato"/>
          <w:b/>
          <w:color w:val="auto"/>
          <w:sz w:val="24"/>
          <w:szCs w:val="22"/>
        </w:rPr>
        <w:t>From Mesh to Matrix</w:t>
      </w:r>
    </w:p>
    <w:p w14:paraId="69ECFCD5" w14:textId="0D9F07DF" w:rsidR="00342AD7" w:rsidRPr="00B11AA6" w:rsidRDefault="00342AD7" w:rsidP="00342AD7">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Once the domain is discretized into </w:t>
      </w:r>
      <m:oMath>
        <m:r>
          <w:rPr>
            <w:rFonts w:ascii="Cambria Math" w:hAnsi="Cambria Math" w:cs="Times New Roman"/>
            <w:sz w:val="22"/>
            <w:szCs w:val="22"/>
          </w:rPr>
          <m:t>N</m:t>
        </m:r>
      </m:oMath>
      <w:r w:rsidRPr="00B11AA6">
        <w:rPr>
          <w:rFonts w:ascii="Palatino Linotype" w:eastAsiaTheme="minorEastAsia" w:hAnsi="Palatino Linotype" w:cs="Times New Roman"/>
          <w:sz w:val="22"/>
          <w:szCs w:val="22"/>
        </w:rPr>
        <w:t xml:space="preserve"> </w:t>
      </w:r>
      <w:r w:rsidRPr="00B11AA6">
        <w:rPr>
          <w:rFonts w:ascii="Palatino Linotype" w:hAnsi="Palatino Linotype" w:cs="Times New Roman"/>
          <w:sz w:val="22"/>
          <w:szCs w:val="22"/>
        </w:rPr>
        <w:t>cells, the physical state of the entire system is represented as a single solution vector </w:t>
      </w:r>
      <m:oMath>
        <m:r>
          <m:rPr>
            <m:sty m:val="b"/>
          </m:rPr>
          <w:rPr>
            <w:rFonts w:ascii="Cambria Math" w:hAnsi="Cambria Math" w:cs="Times New Roman"/>
            <w:sz w:val="22"/>
            <w:szCs w:val="22"/>
          </w:rPr>
          <m:t>u</m:t>
        </m:r>
      </m:oMath>
      <w:r w:rsidRPr="00B11AA6">
        <w:rPr>
          <w:rFonts w:ascii="Palatino Linotype" w:hAnsi="Palatino Linotype" w:cs="Times New Roman"/>
          <w:iCs/>
          <w:sz w:val="22"/>
          <w:szCs w:val="22"/>
        </w:rPr>
        <w:t>,</w:t>
      </w:r>
      <w:r w:rsidRPr="00B11AA6">
        <w:rPr>
          <w:rFonts w:ascii="Palatino Linotype" w:hAnsi="Palatino Linotype" w:cs="Times New Roman"/>
          <w:sz w:val="22"/>
          <w:szCs w:val="22"/>
        </w:rPr>
        <w:t xml:space="preserve"> where each entry </w:t>
      </w:r>
      <w:r w:rsidR="002E6220" w:rsidRPr="00B11AA6">
        <w:rPr>
          <w:rFonts w:ascii="Palatino Linotype" w:hAnsi="Palatino Linotype" w:cs="Times New Roman"/>
          <w:sz w:val="22"/>
          <w:szCs w:val="22"/>
        </w:rPr>
        <w:t>corresponds to</w:t>
      </w:r>
      <w:r w:rsidRPr="00B11AA6">
        <w:rPr>
          <w:rFonts w:ascii="Palatino Linotype" w:hAnsi="Palatino Linotype" w:cs="Times New Roman"/>
          <w:sz w:val="22"/>
          <w:szCs w:val="22"/>
        </w:rPr>
        <w:t xml:space="preserve"> one field variable at one cell. Enforcing the discretized conservation equation on every cell produces one algebraic equation per DOF, collected into a residual vector </w:t>
      </w:r>
      <m:oMath>
        <m:r>
          <m:rPr>
            <m:sty m:val="b"/>
          </m:rPr>
          <w:rPr>
            <w:rFonts w:ascii="Cambria Math" w:hAnsi="Cambria Math" w:cs="Times New Roman"/>
            <w:sz w:val="22"/>
            <w:szCs w:val="22"/>
          </w:rPr>
          <m:t>F(u)</m:t>
        </m:r>
      </m:oMath>
      <w:r w:rsidR="00176A0E" w:rsidRPr="00B11AA6">
        <w:rPr>
          <w:rFonts w:ascii="Palatino Linotype" w:eastAsiaTheme="minorEastAsia" w:hAnsi="Palatino Linotype" w:cs="Times New Roman"/>
          <w:iCs/>
          <w:sz w:val="22"/>
          <w:szCs w:val="22"/>
        </w:rPr>
        <w:t>.</w:t>
      </w:r>
      <w:r w:rsidR="00176A0E" w:rsidRPr="00B11AA6">
        <w:rPr>
          <w:rFonts w:ascii="Palatino Linotype" w:eastAsiaTheme="minorEastAsia" w:hAnsi="Palatino Linotype" w:cs="Times New Roman"/>
          <w:b/>
          <w:bCs/>
          <w:iCs/>
          <w:sz w:val="22"/>
          <w:szCs w:val="22"/>
        </w:rPr>
        <w:t xml:space="preserve"> </w:t>
      </w:r>
      <w:r w:rsidRPr="00B11AA6">
        <w:rPr>
          <w:rFonts w:ascii="Palatino Linotype" w:hAnsi="Palatino Linotype" w:cs="Times New Roman"/>
          <w:sz w:val="22"/>
          <w:szCs w:val="22"/>
        </w:rPr>
        <w:t xml:space="preserve">The solver finds the </w:t>
      </w:r>
      <m:oMath>
        <m:r>
          <m:rPr>
            <m:sty m:val="b"/>
          </m:rPr>
          <w:rPr>
            <w:rFonts w:ascii="Cambria Math" w:hAnsi="Cambria Math" w:cs="Times New Roman"/>
            <w:sz w:val="22"/>
            <w:szCs w:val="22"/>
          </w:rPr>
          <m:t>u</m:t>
        </m:r>
      </m:oMath>
      <w:r w:rsidR="00176A0E"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that satisfies:</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31287734" w14:textId="77777777">
        <w:tc>
          <w:tcPr>
            <w:tcW w:w="900" w:type="dxa"/>
            <w:vAlign w:val="center"/>
          </w:tcPr>
          <w:p w14:paraId="58F822F8" w14:textId="77777777" w:rsidR="00FE510E" w:rsidRPr="00B11AA6" w:rsidRDefault="00FE510E"/>
        </w:tc>
        <w:tc>
          <w:tcPr>
            <w:tcW w:w="7560" w:type="dxa"/>
            <w:vAlign w:val="center"/>
          </w:tcPr>
          <w:p w14:paraId="426262F4" w14:textId="77777777" w:rsidR="00FE510E" w:rsidRPr="00B11AA6" w:rsidRDefault="00FE510E">
            <w:pPr>
              <w:jc w:val="center"/>
            </w:pPr>
            <m:oMathPara>
              <m:oMath>
                <m:r>
                  <m:rPr>
                    <m:sty m:val="b"/>
                  </m:rPr>
                  <w:rPr>
                    <w:rFonts w:ascii="Cambria Math" w:hAnsi="Cambria Math" w:cs="Times New Roman"/>
                    <w:sz w:val="22"/>
                    <w:szCs w:val="22"/>
                  </w:rPr>
                  <m:t>F</m:t>
                </m:r>
                <m:r>
                  <w:rPr>
                    <w:rFonts w:ascii="Cambria Math" w:hAnsi="Cambria Math" w:cs="Times New Roman"/>
                    <w:sz w:val="22"/>
                    <w:szCs w:val="22"/>
                  </w:rPr>
                  <m:t>(</m:t>
                </m:r>
                <m:r>
                  <m:rPr>
                    <m:sty m:val="b"/>
                  </m:rPr>
                  <w:rPr>
                    <w:rFonts w:ascii="Cambria Math" w:hAnsi="Cambria Math" w:cs="Times New Roman"/>
                    <w:sz w:val="22"/>
                    <w:szCs w:val="22"/>
                  </w:rPr>
                  <m:t>u</m:t>
                </m:r>
                <m:r>
                  <w:rPr>
                    <w:rFonts w:ascii="Cambria Math" w:hAnsi="Cambria Math" w:cs="Times New Roman"/>
                    <w:sz w:val="22"/>
                    <w:szCs w:val="22"/>
                  </w:rPr>
                  <m:t>)=</m:t>
                </m:r>
                <m:r>
                  <m:rPr>
                    <m:sty m:val="b"/>
                  </m:rPr>
                  <w:rPr>
                    <w:rFonts w:ascii="Cambria Math" w:hAnsi="Cambria Math" w:cs="Times New Roman"/>
                    <w:sz w:val="22"/>
                    <w:szCs w:val="22"/>
                  </w:rPr>
                  <m:t>0</m:t>
                </m:r>
              </m:oMath>
            </m:oMathPara>
          </w:p>
        </w:tc>
        <w:tc>
          <w:tcPr>
            <w:tcW w:w="900" w:type="dxa"/>
            <w:vAlign w:val="center"/>
          </w:tcPr>
          <w:p w14:paraId="537B02D5" w14:textId="7C7F2328" w:rsidR="00FE510E" w:rsidRPr="00B11AA6" w:rsidRDefault="00FE510E">
            <w:pPr>
              <w:jc w:val="right"/>
            </w:pPr>
            <w:r w:rsidRPr="00B11AA6">
              <w:rPr>
                <w:rFonts w:ascii="Palatino Linotype" w:hAnsi="Palatino Linotype" w:cs="Times New Roman"/>
                <w:sz w:val="22"/>
                <w:szCs w:val="22"/>
              </w:rPr>
              <w:t>(</w:t>
            </w:r>
            <w:bookmarkStart w:id="9" w:name="Eq69"/>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5</w:t>
            </w:r>
            <w:r w:rsidRPr="00B11AA6">
              <w:rPr>
                <w:rFonts w:ascii="Palatino Linotype" w:hAnsi="Palatino Linotype" w:cs="Times New Roman"/>
                <w:sz w:val="22"/>
                <w:szCs w:val="22"/>
              </w:rPr>
              <w:fldChar w:fldCharType="end"/>
            </w:r>
            <w:bookmarkEnd w:id="9"/>
            <w:r w:rsidRPr="00B11AA6">
              <w:rPr>
                <w:rFonts w:ascii="Palatino Linotype" w:hAnsi="Palatino Linotype" w:cs="Times New Roman"/>
                <w:sz w:val="22"/>
                <w:szCs w:val="22"/>
              </w:rPr>
              <w:t>)</w:t>
            </w:r>
          </w:p>
        </w:tc>
      </w:tr>
    </w:tbl>
    <w:p w14:paraId="461912FB" w14:textId="6414E0BB" w:rsidR="00342AD7" w:rsidRPr="00B11AA6" w:rsidRDefault="00342AD7" w:rsidP="00342AD7">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For a system with </w:t>
      </w:r>
      <m:oMath>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var</m:t>
            </m:r>
          </m:sub>
        </m:sSub>
      </m:oMath>
      <w:r w:rsidRPr="00B11AA6">
        <w:rPr>
          <w:rFonts w:ascii="Palatino Linotype" w:hAnsi="Palatino Linotype" w:cs="Times New Roman"/>
          <w:sz w:val="22"/>
          <w:szCs w:val="22"/>
        </w:rPr>
        <w:t xml:space="preserve"> field variables across </w:t>
      </w:r>
      <m:oMath>
        <m:r>
          <w:rPr>
            <w:rFonts w:ascii="Cambria Math" w:hAnsi="Cambria Math" w:cs="Times New Roman"/>
            <w:sz w:val="22"/>
            <w:szCs w:val="22"/>
          </w:rPr>
          <m:t>N</m:t>
        </m:r>
      </m:oMath>
      <w:r w:rsidR="00CF62DC"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cells, the vectors are arranged in species blocks </w:t>
      </w:r>
      <w:r w:rsidR="003D170E" w:rsidRPr="00B11AA6">
        <w:rPr>
          <w:rFonts w:ascii="Palatino Linotype" w:hAnsi="Palatino Linotype" w:cs="Times New Roman"/>
          <w:sz w:val="22"/>
          <w:szCs w:val="22"/>
        </w:rPr>
        <w:t>(</w:t>
      </w:r>
      <w:r w:rsidRPr="00B11AA6">
        <w:rPr>
          <w:rFonts w:ascii="Palatino Linotype" w:hAnsi="Palatino Linotype" w:cs="Times New Roman"/>
          <w:sz w:val="22"/>
          <w:szCs w:val="22"/>
        </w:rPr>
        <w:t>all values of variable 1 across all cells, then all values of variable 2, and so on</w:t>
      </w:r>
      <w:r w:rsidR="003D170E" w:rsidRPr="00B11AA6">
        <w:rPr>
          <w:rFonts w:ascii="Palatino Linotype" w:hAnsi="Palatino Linotype" w:cs="Times New Roman"/>
          <w:sz w:val="22"/>
          <w:szCs w:val="22"/>
        </w:rPr>
        <w:t>)</w:t>
      </w:r>
      <w:r w:rsidRPr="00B11AA6">
        <w:rPr>
          <w:rFonts w:ascii="Palatino Linotype" w:hAnsi="Palatino Linotype" w:cs="Times New Roman"/>
          <w:sz w:val="22"/>
          <w:szCs w:val="22"/>
        </w:rPr>
        <w:t>:</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515B15D4" w14:textId="77777777">
        <w:tc>
          <w:tcPr>
            <w:tcW w:w="900" w:type="dxa"/>
            <w:vAlign w:val="center"/>
          </w:tcPr>
          <w:p w14:paraId="6E6EA551" w14:textId="77777777" w:rsidR="00FE510E" w:rsidRPr="00B11AA6" w:rsidRDefault="00FE510E"/>
        </w:tc>
        <w:tc>
          <w:tcPr>
            <w:tcW w:w="7560" w:type="dxa"/>
            <w:vAlign w:val="center"/>
          </w:tcPr>
          <w:p w14:paraId="25C8FD8D" w14:textId="77777777" w:rsidR="00FE510E" w:rsidRPr="00B11AA6" w:rsidRDefault="00FE510E">
            <w:pPr>
              <w:jc w:val="center"/>
            </w:pPr>
            <m:oMathPara>
              <m:oMath>
                <m:r>
                  <m:rPr>
                    <m:sty m:val="b"/>
                  </m:rPr>
                  <w:rPr>
                    <w:rFonts w:ascii="Cambria Math" w:hAnsi="Cambria Math" w:cs="Times New Roman"/>
                    <w:sz w:val="22"/>
                    <w:szCs w:val="22"/>
                  </w:rPr>
                  <m:t>u=</m:t>
                </m:r>
                <m:d>
                  <m:dPr>
                    <m:begChr m:val="["/>
                    <m:endChr m:val="]"/>
                    <m:ctrlPr>
                      <w:rPr>
                        <w:rFonts w:ascii="Cambria Math" w:eastAsiaTheme="minorEastAsia" w:hAnsi="Cambria Math" w:cs="Times New Roman"/>
                        <w:i/>
                        <w:sz w:val="22"/>
                        <w:szCs w:val="22"/>
                      </w:rPr>
                    </m:ctrlPr>
                  </m:dPr>
                  <m:e>
                    <m:m>
                      <m:mPr>
                        <m:mcs>
                          <m:mc>
                            <m:mcPr>
                              <m:count m:val="1"/>
                              <m:mcJc m:val="center"/>
                            </m:mcPr>
                          </m:mc>
                        </m:mcs>
                        <m:ctrlPr>
                          <w:rPr>
                            <w:rFonts w:ascii="Cambria Math" w:eastAsiaTheme="minorEastAsia" w:hAnsi="Cambria Math" w:cs="Times New Roman"/>
                            <w:i/>
                            <w:sz w:val="22"/>
                            <w:szCs w:val="22"/>
                          </w:rPr>
                        </m:ctrlPr>
                      </m:mPr>
                      <m:m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ϕ</m:t>
                              </m:r>
                            </m:e>
                            <m:sub>
                              <m:r>
                                <w:rPr>
                                  <w:rFonts w:ascii="Cambria Math" w:eastAsiaTheme="minorEastAsia" w:hAnsi="Cambria Math" w:cs="Times New Roman"/>
                                  <w:sz w:val="22"/>
                                  <w:szCs w:val="22"/>
                                </w:rPr>
                                <m:t>1,1</m:t>
                              </m:r>
                            </m:sub>
                          </m:sSub>
                        </m:e>
                      </m:mr>
                      <m:mr>
                        <m:e>
                          <m:r>
                            <w:rPr>
                              <w:rFonts w:ascii="Cambria Math" w:hAnsi="Cambria Math" w:cs="Times New Roman"/>
                              <w:sz w:val="22"/>
                              <w:szCs w:val="22"/>
                            </w:rPr>
                            <m:t>⋮</m:t>
                          </m:r>
                        </m:e>
                      </m:mr>
                      <m:m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ϕ</m:t>
                              </m:r>
                            </m:e>
                            <m:sub>
                              <m:r>
                                <w:rPr>
                                  <w:rFonts w:ascii="Cambria Math" w:eastAsiaTheme="minorEastAsia" w:hAnsi="Cambria Math" w:cs="Times New Roman"/>
                                  <w:sz w:val="22"/>
                                  <w:szCs w:val="22"/>
                                </w:rPr>
                                <m:t>1,N</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ϕ</m:t>
                              </m:r>
                            </m:e>
                            <m:sub>
                              <m:r>
                                <w:rPr>
                                  <w:rFonts w:ascii="Cambria Math" w:eastAsia="Cambria Math" w:hAnsi="Cambria Math" w:cs="Cambria Math"/>
                                  <w:sz w:val="22"/>
                                  <w:szCs w:val="22"/>
                                </w:rPr>
                                <m:t>2,1</m:t>
                              </m:r>
                            </m:sub>
                          </m:sSub>
                          <m:ctrlPr>
                            <w:rPr>
                              <w:rFonts w:ascii="Cambria Math" w:eastAsia="Cambria Math" w:hAnsi="Cambria Math" w:cs="Cambria Math"/>
                              <w:i/>
                              <w:sz w:val="22"/>
                              <w:szCs w:val="22"/>
                            </w:rPr>
                          </m:ctrlPr>
                        </m:e>
                      </m:mr>
                      <m:mr>
                        <m:e>
                          <m:r>
                            <w:rPr>
                              <w:rFonts w:ascii="Cambria Math" w:hAnsi="Cambria Math" w:cs="Times New Roman"/>
                              <w:sz w:val="22"/>
                              <w:szCs w:val="22"/>
                            </w:rPr>
                            <m:t>⋮</m:t>
                          </m:r>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ϕ</m:t>
                              </m:r>
                            </m:e>
                            <m:sub>
                              <m:r>
                                <w:rPr>
                                  <w:rFonts w:ascii="Cambria Math" w:eastAsia="Cambria Math" w:hAnsi="Cambria Math" w:cs="Cambria Math"/>
                                  <w:sz w:val="22"/>
                                  <w:szCs w:val="22"/>
                                </w:rPr>
                                <m:t>2,N</m:t>
                              </m:r>
                            </m:sub>
                          </m:sSub>
                          <m:ctrlPr>
                            <w:rPr>
                              <w:rFonts w:ascii="Cambria Math" w:eastAsia="Cambria Math" w:hAnsi="Cambria Math" w:cs="Cambria Math"/>
                              <w:i/>
                              <w:sz w:val="22"/>
                              <w:szCs w:val="22"/>
                            </w:rPr>
                          </m:ctrlPr>
                        </m:e>
                      </m:mr>
                      <m:mr>
                        <m:e>
                          <m:r>
                            <w:rPr>
                              <w:rFonts w:ascii="Cambria Math" w:hAnsi="Cambria Math" w:cs="Times New Roman"/>
                              <w:sz w:val="22"/>
                              <w:szCs w:val="22"/>
                            </w:rPr>
                            <m:t>⋮</m:t>
                          </m:r>
                        </m:e>
                      </m:mr>
                    </m:m>
                  </m:e>
                </m:d>
                <m:r>
                  <w:rPr>
                    <w:rFonts w:ascii="Cambria Math" w:eastAsiaTheme="minorEastAsia" w:hAnsi="Cambria Math" w:cs="Times New Roman"/>
                    <w:sz w:val="22"/>
                    <w:szCs w:val="22"/>
                  </w:rPr>
                  <m:t xml:space="preserve">,      </m:t>
                </m:r>
                <m:r>
                  <m:rPr>
                    <m:sty m:val="b"/>
                  </m:rPr>
                  <w:rPr>
                    <w:rFonts w:ascii="Cambria Math" w:eastAsiaTheme="minorEastAsia" w:hAnsi="Cambria Math" w:cs="Times New Roman"/>
                    <w:sz w:val="22"/>
                    <w:szCs w:val="22"/>
                  </w:rPr>
                  <m:t>F</m:t>
                </m:r>
                <m:d>
                  <m:dPr>
                    <m:ctrlPr>
                      <w:rPr>
                        <w:rFonts w:ascii="Cambria Math" w:eastAsiaTheme="minorEastAsia" w:hAnsi="Cambria Math" w:cs="Times New Roman"/>
                        <w:b/>
                        <w:bCs/>
                        <w:iCs/>
                        <w:sz w:val="22"/>
                        <w:szCs w:val="22"/>
                      </w:rPr>
                    </m:ctrlPr>
                  </m:dPr>
                  <m:e>
                    <m:r>
                      <m:rPr>
                        <m:sty m:val="b"/>
                      </m:rPr>
                      <w:rPr>
                        <w:rFonts w:ascii="Cambria Math" w:eastAsiaTheme="minorEastAsia" w:hAnsi="Cambria Math" w:cs="Times New Roman"/>
                        <w:sz w:val="22"/>
                        <w:szCs w:val="22"/>
                      </w:rPr>
                      <m:t>u</m:t>
                    </m:r>
                  </m:e>
                </m:d>
                <m:r>
                  <m:rPr>
                    <m:sty m:val="b"/>
                  </m:rPr>
                  <w:rPr>
                    <w:rFonts w:ascii="Cambria Math" w:hAnsi="Cambria Math" w:cs="Times New Roman"/>
                    <w:sz w:val="22"/>
                    <w:szCs w:val="22"/>
                  </w:rPr>
                  <m:t>=</m:t>
                </m:r>
                <m:d>
                  <m:dPr>
                    <m:begChr m:val="["/>
                    <m:endChr m:val="]"/>
                    <m:ctrlPr>
                      <w:rPr>
                        <w:rFonts w:ascii="Cambria Math" w:eastAsiaTheme="minorEastAsia" w:hAnsi="Cambria Math" w:cs="Times New Roman"/>
                        <w:i/>
                        <w:sz w:val="22"/>
                        <w:szCs w:val="22"/>
                      </w:rPr>
                    </m:ctrlPr>
                  </m:dPr>
                  <m:e>
                    <m:m>
                      <m:mPr>
                        <m:mcs>
                          <m:mc>
                            <m:mcPr>
                              <m:count m:val="1"/>
                              <m:mcJc m:val="center"/>
                            </m:mcPr>
                          </m:mc>
                        </m:mcs>
                        <m:ctrlPr>
                          <w:rPr>
                            <w:rFonts w:ascii="Cambria Math" w:eastAsiaTheme="minorEastAsia" w:hAnsi="Cambria Math" w:cs="Times New Roman"/>
                            <w:i/>
                            <w:sz w:val="22"/>
                            <w:szCs w:val="22"/>
                          </w:rPr>
                        </m:ctrlPr>
                      </m:mPr>
                      <m:m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1,1</m:t>
                              </m:r>
                            </m:sub>
                          </m:sSub>
                        </m:e>
                      </m:mr>
                      <m:mr>
                        <m:e>
                          <m:r>
                            <w:rPr>
                              <w:rFonts w:ascii="Cambria Math" w:hAnsi="Cambria Math" w:cs="Times New Roman"/>
                              <w:sz w:val="22"/>
                              <w:szCs w:val="22"/>
                            </w:rPr>
                            <m:t>⋮</m:t>
                          </m:r>
                        </m:e>
                      </m:mr>
                      <m:m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1,N</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F</m:t>
                              </m:r>
                            </m:e>
                            <m:sub>
                              <m:r>
                                <w:rPr>
                                  <w:rFonts w:ascii="Cambria Math" w:eastAsia="Cambria Math" w:hAnsi="Cambria Math" w:cs="Cambria Math"/>
                                  <w:sz w:val="22"/>
                                  <w:szCs w:val="22"/>
                                </w:rPr>
                                <m:t>2,1</m:t>
                              </m:r>
                            </m:sub>
                          </m:sSub>
                          <m:ctrlPr>
                            <w:rPr>
                              <w:rFonts w:ascii="Cambria Math" w:eastAsia="Cambria Math" w:hAnsi="Cambria Math" w:cs="Cambria Math"/>
                              <w:i/>
                              <w:sz w:val="22"/>
                              <w:szCs w:val="22"/>
                            </w:rPr>
                          </m:ctrlPr>
                        </m:e>
                      </m:mr>
                      <m:mr>
                        <m:e>
                          <m:r>
                            <w:rPr>
                              <w:rFonts w:ascii="Cambria Math" w:hAnsi="Cambria Math" w:cs="Times New Roman"/>
                              <w:sz w:val="22"/>
                              <w:szCs w:val="22"/>
                            </w:rPr>
                            <m:t>⋮</m:t>
                          </m:r>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F</m:t>
                              </m:r>
                            </m:e>
                            <m:sub>
                              <m:r>
                                <w:rPr>
                                  <w:rFonts w:ascii="Cambria Math" w:eastAsia="Cambria Math" w:hAnsi="Cambria Math" w:cs="Cambria Math"/>
                                  <w:sz w:val="22"/>
                                  <w:szCs w:val="22"/>
                                </w:rPr>
                                <m:t>2,N</m:t>
                              </m:r>
                            </m:sub>
                          </m:sSub>
                          <m:ctrlPr>
                            <w:rPr>
                              <w:rFonts w:ascii="Cambria Math" w:eastAsia="Cambria Math" w:hAnsi="Cambria Math" w:cs="Cambria Math"/>
                              <w:i/>
                              <w:sz w:val="22"/>
                              <w:szCs w:val="22"/>
                            </w:rPr>
                          </m:ctrlPr>
                        </m:e>
                      </m:mr>
                      <m:mr>
                        <m:e>
                          <m:r>
                            <w:rPr>
                              <w:rFonts w:ascii="Cambria Math" w:hAnsi="Cambria Math" w:cs="Times New Roman"/>
                              <w:sz w:val="22"/>
                              <w:szCs w:val="22"/>
                            </w:rPr>
                            <m:t>⋮</m:t>
                          </m:r>
                        </m:e>
                      </m:mr>
                    </m:m>
                  </m:e>
                </m:d>
                <m:r>
                  <w:rPr>
                    <w:rFonts w:ascii="Cambria Math" w:eastAsiaTheme="minorEastAsia" w:hAnsi="Cambria Math" w:cs="Times New Roman"/>
                    <w:sz w:val="22"/>
                    <w:szCs w:val="22"/>
                  </w:rPr>
                  <m:t>=</m:t>
                </m:r>
                <m:r>
                  <m:rPr>
                    <m:sty m:val="bi"/>
                  </m:rPr>
                  <w:rPr>
                    <w:rFonts w:ascii="Cambria Math" w:eastAsiaTheme="minorEastAsia" w:hAnsi="Cambria Math" w:cs="Times New Roman"/>
                    <w:sz w:val="22"/>
                    <w:szCs w:val="22"/>
                  </w:rPr>
                  <m:t>0</m:t>
                </m:r>
              </m:oMath>
            </m:oMathPara>
          </w:p>
        </w:tc>
        <w:tc>
          <w:tcPr>
            <w:tcW w:w="900" w:type="dxa"/>
            <w:vAlign w:val="center"/>
          </w:tcPr>
          <w:p w14:paraId="2AB3DE12" w14:textId="14225A7E" w:rsidR="00FE510E" w:rsidRPr="00B11AA6" w:rsidRDefault="00FE510E">
            <w:pPr>
              <w:jc w:val="right"/>
            </w:pPr>
            <w:r w:rsidRPr="00B11AA6">
              <w:rPr>
                <w:rFonts w:ascii="Palatino Linotype" w:hAnsi="Palatino Linotype" w:cs="Times New Roman"/>
                <w:sz w:val="22"/>
                <w:szCs w:val="22"/>
              </w:rPr>
              <w:t>(</w:t>
            </w:r>
            <w:bookmarkStart w:id="10" w:name="Eq71"/>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6</w:t>
            </w:r>
            <w:r w:rsidRPr="00B11AA6">
              <w:rPr>
                <w:rFonts w:ascii="Palatino Linotype" w:hAnsi="Palatino Linotype" w:cs="Times New Roman"/>
                <w:sz w:val="22"/>
                <w:szCs w:val="22"/>
              </w:rPr>
              <w:fldChar w:fldCharType="end"/>
            </w:r>
            <w:bookmarkEnd w:id="10"/>
            <w:r w:rsidRPr="00B11AA6">
              <w:rPr>
                <w:rFonts w:ascii="Palatino Linotype" w:hAnsi="Palatino Linotype" w:cs="Times New Roman"/>
                <w:sz w:val="22"/>
                <w:szCs w:val="22"/>
              </w:rPr>
              <w:t>)</w:t>
            </w:r>
          </w:p>
        </w:tc>
      </w:tr>
    </w:tbl>
    <w:p w14:paraId="596B509C" w14:textId="0A4D0F7E" w:rsidR="004F5A47" w:rsidRPr="00B11AA6" w:rsidRDefault="009668A7" w:rsidP="004F5A47">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iCs/>
          <w:sz w:val="22"/>
          <w:szCs w:val="22"/>
        </w:rPr>
        <w:t xml:space="preserve">When the system is nonlinear, </w:t>
      </w:r>
      <w:r w:rsidR="003D170E" w:rsidRPr="00B11AA6">
        <w:rPr>
          <w:rFonts w:ascii="Palatino Linotype" w:eastAsiaTheme="minorEastAsia" w:hAnsi="Palatino Linotype" w:cs="Times New Roman"/>
          <w:iCs/>
          <w:sz w:val="22"/>
          <w:szCs w:val="22"/>
        </w:rPr>
        <w:t>as</w:t>
      </w:r>
      <w:r w:rsidR="004D3D8F" w:rsidRPr="00B11AA6">
        <w:rPr>
          <w:rFonts w:ascii="Palatino Linotype" w:eastAsiaTheme="minorEastAsia" w:hAnsi="Palatino Linotype" w:cs="Times New Roman"/>
          <w:iCs/>
          <w:sz w:val="22"/>
          <w:szCs w:val="22"/>
        </w:rPr>
        <w:t xml:space="preserve"> for any electrochemical </w:t>
      </w:r>
      <w:r w:rsidR="0076615D" w:rsidRPr="00B11AA6">
        <w:rPr>
          <w:rFonts w:ascii="Palatino Linotype" w:eastAsiaTheme="minorEastAsia" w:hAnsi="Palatino Linotype" w:cs="Times New Roman"/>
          <w:iCs/>
          <w:sz w:val="22"/>
          <w:szCs w:val="22"/>
        </w:rPr>
        <w:t xml:space="preserve">model </w:t>
      </w:r>
      <w:r w:rsidR="003D170E" w:rsidRPr="00B11AA6">
        <w:rPr>
          <w:rFonts w:ascii="Palatino Linotype" w:eastAsiaTheme="minorEastAsia" w:hAnsi="Palatino Linotype" w:cs="Times New Roman"/>
          <w:iCs/>
          <w:sz w:val="22"/>
          <w:szCs w:val="22"/>
        </w:rPr>
        <w:t>with</w:t>
      </w:r>
      <w:r w:rsidR="0076615D" w:rsidRPr="00B11AA6">
        <w:rPr>
          <w:rFonts w:ascii="Palatino Linotype" w:eastAsiaTheme="minorEastAsia" w:hAnsi="Palatino Linotype" w:cs="Times New Roman"/>
          <w:iCs/>
          <w:sz w:val="22"/>
          <w:szCs w:val="22"/>
        </w:rPr>
        <w:t xml:space="preserve"> Tafel or Butler-Volmer kinetics</w:t>
      </w:r>
      <w:r w:rsidR="003D170E" w:rsidRPr="00B11AA6">
        <w:rPr>
          <w:rFonts w:ascii="Palatino Linotype" w:eastAsiaTheme="minorEastAsia" w:hAnsi="Palatino Linotype" w:cs="Times New Roman"/>
          <w:iCs/>
          <w:sz w:val="22"/>
          <w:szCs w:val="22"/>
        </w:rPr>
        <w:t>,</w:t>
      </w:r>
      <w:r w:rsidR="0076615D" w:rsidRPr="00B11AA6">
        <w:rPr>
          <w:rFonts w:ascii="Palatino Linotype" w:eastAsiaTheme="minorEastAsia" w:hAnsi="Palatino Linotype" w:cs="Times New Roman"/>
          <w:iCs/>
          <w:sz w:val="22"/>
          <w:szCs w:val="22"/>
        </w:rPr>
        <w:t xml:space="preserve"> </w:t>
      </w:r>
      <m:oMath>
        <m:r>
          <m:rPr>
            <m:sty m:val="b"/>
          </m:rPr>
          <w:rPr>
            <w:rFonts w:ascii="Cambria Math" w:eastAsiaTheme="minorEastAsia" w:hAnsi="Cambria Math" w:cs="Times New Roman"/>
            <w:sz w:val="22"/>
            <w:szCs w:val="22"/>
          </w:rPr>
          <m:t>F</m:t>
        </m:r>
        <m:d>
          <m:dPr>
            <m:ctrlPr>
              <w:rPr>
                <w:rFonts w:ascii="Cambria Math" w:eastAsiaTheme="minorEastAsia" w:hAnsi="Cambria Math" w:cs="Times New Roman"/>
                <w:b/>
                <w:bCs/>
                <w:sz w:val="22"/>
                <w:szCs w:val="22"/>
              </w:rPr>
            </m:ctrlPr>
          </m:dPr>
          <m:e>
            <m:r>
              <m:rPr>
                <m:sty m:val="b"/>
              </m:rPr>
              <w:rPr>
                <w:rFonts w:ascii="Cambria Math" w:eastAsiaTheme="minorEastAsia" w:hAnsi="Cambria Math" w:cs="Times New Roman"/>
                <w:sz w:val="22"/>
                <w:szCs w:val="22"/>
              </w:rPr>
              <m:t>u</m:t>
            </m:r>
          </m:e>
        </m:d>
        <m:r>
          <m:rPr>
            <m:sty m:val="p"/>
          </m:rPr>
          <w:rPr>
            <w:rFonts w:ascii="Cambria Math" w:eastAsiaTheme="minorEastAsia" w:hAnsi="Cambria Math" w:cs="Times New Roman"/>
            <w:sz w:val="22"/>
            <w:szCs w:val="22"/>
          </w:rPr>
          <m:t>=</m:t>
        </m:r>
        <m:r>
          <m:rPr>
            <m:sty m:val="b"/>
          </m:rPr>
          <w:rPr>
            <w:rFonts w:ascii="Cambria Math" w:eastAsiaTheme="minorEastAsia" w:hAnsi="Cambria Math" w:cs="Times New Roman"/>
            <w:sz w:val="22"/>
            <w:szCs w:val="22"/>
          </w:rPr>
          <m:t>0</m:t>
        </m:r>
      </m:oMath>
      <w:r w:rsidR="000F6D86" w:rsidRPr="00B11AA6">
        <w:rPr>
          <w:rFonts w:ascii="Palatino Linotype" w:eastAsiaTheme="minorEastAsia" w:hAnsi="Palatino Linotype" w:cs="Times New Roman"/>
          <w:sz w:val="22"/>
          <w:szCs w:val="22"/>
        </w:rPr>
        <w:t xml:space="preserve"> is solved iteratively by Newton-Raphson:</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7193EBEA" w14:textId="77777777">
        <w:tc>
          <w:tcPr>
            <w:tcW w:w="900" w:type="dxa"/>
            <w:vAlign w:val="center"/>
          </w:tcPr>
          <w:p w14:paraId="44AAD519" w14:textId="77777777" w:rsidR="00FE510E" w:rsidRPr="00B11AA6" w:rsidRDefault="00FE510E"/>
        </w:tc>
        <w:tc>
          <w:tcPr>
            <w:tcW w:w="7560" w:type="dxa"/>
            <w:vAlign w:val="center"/>
          </w:tcPr>
          <w:p w14:paraId="68BDF3ED" w14:textId="77777777" w:rsidR="00FE510E" w:rsidRPr="00B11AA6" w:rsidRDefault="00716590">
            <w:pPr>
              <w:jc w:val="center"/>
            </w:pPr>
            <m:oMathPara>
              <m:oMath>
                <m:sSup>
                  <m:sSupPr>
                    <m:ctrlPr>
                      <w:rPr>
                        <w:rFonts w:ascii="Cambria Math" w:eastAsiaTheme="minorEastAsia" w:hAnsi="Cambria Math" w:cs="Times New Roman"/>
                        <w:sz w:val="22"/>
                        <w:szCs w:val="22"/>
                      </w:rPr>
                    </m:ctrlPr>
                  </m:sSupPr>
                  <m:e>
                    <m:r>
                      <m:rPr>
                        <m:sty m:val="b"/>
                      </m:rPr>
                      <w:rPr>
                        <w:rFonts w:ascii="Cambria Math" w:eastAsiaTheme="minorEastAsia" w:hAnsi="Cambria Math" w:cs="Times New Roman"/>
                        <w:sz w:val="22"/>
                        <w:szCs w:val="22"/>
                      </w:rPr>
                      <m:t>u</m:t>
                    </m:r>
                    <m:ctrlPr>
                      <w:rPr>
                        <w:rFonts w:ascii="Cambria Math" w:eastAsiaTheme="minorEastAsia" w:hAnsi="Cambria Math" w:cs="Times New Roman"/>
                        <w:b/>
                        <w:bCs/>
                        <w:sz w:val="22"/>
                        <w:szCs w:val="22"/>
                      </w:rPr>
                    </m:ctrlPr>
                  </m:e>
                  <m:sup>
                    <m:d>
                      <m:dPr>
                        <m:ctrlPr>
                          <w:rPr>
                            <w:rFonts w:ascii="Cambria Math" w:eastAsiaTheme="minorEastAsia" w:hAnsi="Cambria Math" w:cs="Times New Roman"/>
                            <w:b/>
                            <w:bCs/>
                            <w:i/>
                            <w:sz w:val="22"/>
                            <w:szCs w:val="22"/>
                          </w:rPr>
                        </m:ctrlPr>
                      </m:dPr>
                      <m:e>
                        <m:r>
                          <m:rPr>
                            <m:sty m:val="bi"/>
                          </m:rPr>
                          <w:rPr>
                            <w:rFonts w:ascii="Cambria Math" w:eastAsiaTheme="minorEastAsia" w:hAnsi="Cambria Math" w:cs="Times New Roman"/>
                            <w:sz w:val="22"/>
                            <w:szCs w:val="22"/>
                          </w:rPr>
                          <m:t>k</m:t>
                        </m:r>
                        <m:r>
                          <m:rPr>
                            <m:sty m:val="bi"/>
                          </m:rPr>
                          <w:rPr>
                            <w:rFonts w:ascii="Cambria Math" w:eastAsiaTheme="minorEastAsia" w:hAnsi="Cambria Math" w:cs="Times New Roman"/>
                            <w:sz w:val="22"/>
                            <w:szCs w:val="22"/>
                          </w:rPr>
                          <m:t>+</m:t>
                        </m:r>
                        <m:r>
                          <m:rPr>
                            <m:sty m:val="bi"/>
                          </m:rPr>
                          <w:rPr>
                            <w:rFonts w:ascii="Cambria Math" w:eastAsiaTheme="minorEastAsia" w:hAnsi="Cambria Math" w:cs="Times New Roman"/>
                            <w:sz w:val="22"/>
                            <w:szCs w:val="22"/>
                          </w:rPr>
                          <m:t>1</m:t>
                        </m:r>
                      </m:e>
                    </m:d>
                  </m:sup>
                </m:sSup>
                <m:r>
                  <w:rPr>
                    <w:rFonts w:ascii="Cambria Math" w:eastAsiaTheme="minorEastAsia" w:hAnsi="Cambria Math" w:cs="Times New Roman"/>
                    <w:sz w:val="22"/>
                    <w:szCs w:val="22"/>
                  </w:rPr>
                  <m:t>=</m:t>
                </m:r>
                <m:sSup>
                  <m:sSupPr>
                    <m:ctrlPr>
                      <w:rPr>
                        <w:rFonts w:ascii="Cambria Math" w:eastAsiaTheme="minorEastAsia" w:hAnsi="Cambria Math" w:cs="Times New Roman"/>
                        <w:sz w:val="22"/>
                        <w:szCs w:val="22"/>
                      </w:rPr>
                    </m:ctrlPr>
                  </m:sSupPr>
                  <m:e>
                    <m:r>
                      <m:rPr>
                        <m:sty m:val="b"/>
                      </m:rPr>
                      <w:rPr>
                        <w:rFonts w:ascii="Cambria Math" w:eastAsiaTheme="minorEastAsia" w:hAnsi="Cambria Math" w:cs="Times New Roman"/>
                        <w:sz w:val="22"/>
                        <w:szCs w:val="22"/>
                      </w:rPr>
                      <m:t>u</m:t>
                    </m:r>
                    <m:ctrlPr>
                      <w:rPr>
                        <w:rFonts w:ascii="Cambria Math" w:eastAsiaTheme="minorEastAsia" w:hAnsi="Cambria Math" w:cs="Times New Roman"/>
                        <w:b/>
                        <w:bCs/>
                        <w:sz w:val="22"/>
                        <w:szCs w:val="22"/>
                      </w:rPr>
                    </m:ctrlPr>
                  </m:e>
                  <m:sup>
                    <m:d>
                      <m:dPr>
                        <m:ctrlPr>
                          <w:rPr>
                            <w:rFonts w:ascii="Cambria Math" w:eastAsiaTheme="minorEastAsia" w:hAnsi="Cambria Math" w:cs="Times New Roman"/>
                            <w:b/>
                            <w:bCs/>
                            <w:i/>
                            <w:sz w:val="22"/>
                            <w:szCs w:val="22"/>
                          </w:rPr>
                        </m:ctrlPr>
                      </m:dPr>
                      <m:e>
                        <m:r>
                          <m:rPr>
                            <m:sty m:val="bi"/>
                          </m:rPr>
                          <w:rPr>
                            <w:rFonts w:ascii="Cambria Math" w:eastAsiaTheme="minorEastAsia" w:hAnsi="Cambria Math" w:cs="Times New Roman"/>
                            <w:sz w:val="22"/>
                            <w:szCs w:val="22"/>
                          </w:rPr>
                          <m:t>k</m:t>
                        </m:r>
                      </m:e>
                    </m:d>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J</m:t>
                    </m:r>
                  </m:e>
                  <m:sup>
                    <m:r>
                      <w:rPr>
                        <w:rFonts w:ascii="Cambria Math" w:eastAsiaTheme="minorEastAsia" w:hAnsi="Cambria Math" w:cs="Times New Roman"/>
                        <w:sz w:val="22"/>
                        <w:szCs w:val="22"/>
                      </w:rPr>
                      <m:t>-</m:t>
                    </m:r>
                    <m:r>
                      <w:rPr>
                        <w:rFonts w:ascii="Cambria Math" w:eastAsiaTheme="minorEastAsia" w:hAnsi="Cambria Math" w:cs="Times New Roman"/>
                        <w:sz w:val="22"/>
                        <w:szCs w:val="22"/>
                      </w:rPr>
                      <m:t>1</m:t>
                    </m:r>
                  </m:sup>
                </m:sSup>
                <m:r>
                  <m:rPr>
                    <m:sty m:val="b"/>
                  </m:rPr>
                  <w:rPr>
                    <w:rFonts w:ascii="Cambria Math" w:eastAsiaTheme="minorEastAsia" w:hAnsi="Cambria Math" w:cs="Times New Roman"/>
                    <w:sz w:val="22"/>
                    <w:szCs w:val="22"/>
                  </w:rPr>
                  <m:t>F</m:t>
                </m:r>
                <m:d>
                  <m:dPr>
                    <m:ctrlPr>
                      <w:rPr>
                        <w:rFonts w:ascii="Cambria Math" w:eastAsiaTheme="minorEastAsia" w:hAnsi="Cambria Math" w:cs="Times New Roman"/>
                        <w:b/>
                        <w:bCs/>
                        <w:sz w:val="22"/>
                        <w:szCs w:val="22"/>
                      </w:rPr>
                    </m:ctrlPr>
                  </m:dPr>
                  <m:e>
                    <m:sSup>
                      <m:sSupPr>
                        <m:ctrlPr>
                          <w:rPr>
                            <w:rFonts w:ascii="Cambria Math" w:eastAsiaTheme="minorEastAsia" w:hAnsi="Cambria Math" w:cs="Times New Roman"/>
                            <w:b/>
                            <w:bCs/>
                            <w:sz w:val="22"/>
                            <w:szCs w:val="22"/>
                          </w:rPr>
                        </m:ctrlPr>
                      </m:sSupPr>
                      <m:e>
                        <m:r>
                          <m:rPr>
                            <m:sty m:val="b"/>
                          </m:rPr>
                          <w:rPr>
                            <w:rFonts w:ascii="Cambria Math" w:eastAsiaTheme="minorEastAsia" w:hAnsi="Cambria Math" w:cs="Times New Roman"/>
                            <w:sz w:val="22"/>
                            <w:szCs w:val="22"/>
                          </w:rPr>
                          <m:t>u</m:t>
                        </m:r>
                      </m:e>
                      <m:sup>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k</m:t>
                            </m:r>
                          </m:e>
                        </m:d>
                      </m:sup>
                    </m:sSup>
                  </m:e>
                </m:d>
              </m:oMath>
            </m:oMathPara>
          </w:p>
        </w:tc>
        <w:tc>
          <w:tcPr>
            <w:tcW w:w="900" w:type="dxa"/>
            <w:vAlign w:val="center"/>
          </w:tcPr>
          <w:p w14:paraId="5A43AEC0" w14:textId="31FCAC5A" w:rsidR="00FE510E" w:rsidRPr="00B11AA6" w:rsidRDefault="00FE510E">
            <w:pPr>
              <w:jc w:val="right"/>
            </w:pPr>
            <w:r w:rsidRPr="00B11AA6">
              <w:rPr>
                <w:rFonts w:ascii="Palatino Linotype" w:hAnsi="Palatino Linotype" w:cs="Times New Roman"/>
                <w:sz w:val="22"/>
                <w:szCs w:val="22"/>
              </w:rPr>
              <w:t>(</w:t>
            </w:r>
            <w:bookmarkStart w:id="11" w:name="Eq73"/>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7</w:t>
            </w:r>
            <w:r w:rsidRPr="00B11AA6">
              <w:rPr>
                <w:rFonts w:ascii="Palatino Linotype" w:hAnsi="Palatino Linotype" w:cs="Times New Roman"/>
                <w:sz w:val="22"/>
                <w:szCs w:val="22"/>
              </w:rPr>
              <w:fldChar w:fldCharType="end"/>
            </w:r>
            <w:bookmarkEnd w:id="11"/>
            <w:r w:rsidRPr="00B11AA6">
              <w:rPr>
                <w:rFonts w:ascii="Palatino Linotype" w:hAnsi="Palatino Linotype" w:cs="Times New Roman"/>
                <w:sz w:val="22"/>
                <w:szCs w:val="22"/>
              </w:rPr>
              <w:t>)</w:t>
            </w:r>
          </w:p>
        </w:tc>
      </w:tr>
    </w:tbl>
    <w:p w14:paraId="26D2B313" w14:textId="03AC75A7" w:rsidR="006F62C8" w:rsidRPr="00B11AA6" w:rsidRDefault="006F62C8" w:rsidP="006F62C8">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sz w:val="22"/>
          <w:szCs w:val="22"/>
        </w:rPr>
        <w:t xml:space="preserve">Where </w:t>
      </w:r>
      <m:oMath>
        <m:r>
          <w:rPr>
            <w:rFonts w:ascii="Cambria Math" w:eastAsiaTheme="minorEastAsia" w:hAnsi="Cambria Math" w:cs="Times New Roman"/>
            <w:sz w:val="22"/>
            <w:szCs w:val="22"/>
          </w:rPr>
          <m:t>J=∂</m:t>
        </m:r>
        <m:r>
          <m:rPr>
            <m:sty m:val="bi"/>
          </m:rPr>
          <w:rPr>
            <w:rFonts w:ascii="Cambria Math" w:eastAsiaTheme="minorEastAsia" w:hAnsi="Cambria Math" w:cs="Times New Roman"/>
            <w:sz w:val="22"/>
            <w:szCs w:val="22"/>
          </w:rPr>
          <m:t>F</m:t>
        </m:r>
        <m:r>
          <w:rPr>
            <w:rFonts w:ascii="Cambria Math" w:eastAsiaTheme="minorEastAsia" w:hAnsi="Cambria Math" w:cs="Times New Roman"/>
            <w:sz w:val="22"/>
            <w:szCs w:val="22"/>
          </w:rPr>
          <m:t>/∂</m:t>
        </m:r>
        <m:r>
          <m:rPr>
            <m:sty m:val="bi"/>
          </m:rPr>
          <w:rPr>
            <w:rFonts w:ascii="Cambria Math" w:eastAsiaTheme="minorEastAsia" w:hAnsi="Cambria Math" w:cs="Times New Roman"/>
            <w:sz w:val="22"/>
            <w:szCs w:val="22"/>
          </w:rPr>
          <m:t>u</m:t>
        </m:r>
      </m:oMath>
      <w:r w:rsidR="003B06A1" w:rsidRPr="00B11AA6">
        <w:rPr>
          <w:rFonts w:ascii="Palatino Linotype" w:eastAsiaTheme="minorEastAsia" w:hAnsi="Palatino Linotype" w:cs="Times New Roman"/>
          <w:b/>
          <w:bCs/>
          <w:sz w:val="22"/>
          <w:szCs w:val="22"/>
        </w:rPr>
        <w:t xml:space="preserve"> </w:t>
      </w:r>
      <w:r w:rsidR="003B06A1" w:rsidRPr="00B11AA6">
        <w:rPr>
          <w:rFonts w:ascii="Palatino Linotype" w:eastAsiaTheme="minorEastAsia" w:hAnsi="Palatino Linotype" w:cs="Times New Roman"/>
          <w:sz w:val="22"/>
          <w:szCs w:val="22"/>
        </w:rPr>
        <w:t>is the Jacobian, a matrix of partial der</w:t>
      </w:r>
      <w:r w:rsidR="00F212A5" w:rsidRPr="00B11AA6">
        <w:rPr>
          <w:rFonts w:ascii="Palatino Linotype" w:eastAsiaTheme="minorEastAsia" w:hAnsi="Palatino Linotype" w:cs="Times New Roman"/>
          <w:sz w:val="22"/>
          <w:szCs w:val="22"/>
        </w:rPr>
        <w:t xml:space="preserve">ivatives of every residual equation with respect to every DOF. The </w:t>
      </w:r>
      <w:r w:rsidR="002654EB" w:rsidRPr="00B11AA6">
        <w:rPr>
          <w:rFonts w:ascii="Palatino Linotype" w:eastAsiaTheme="minorEastAsia" w:hAnsi="Palatino Linotype" w:cs="Times New Roman"/>
          <w:sz w:val="22"/>
          <w:szCs w:val="22"/>
        </w:rPr>
        <w:t xml:space="preserve">solver iterates, recomputing </w:t>
      </w:r>
      <m:oMath>
        <m:r>
          <w:rPr>
            <w:rFonts w:ascii="Cambria Math" w:eastAsiaTheme="minorEastAsia" w:hAnsi="Cambria Math" w:cs="Times New Roman"/>
            <w:sz w:val="22"/>
            <w:szCs w:val="22"/>
          </w:rPr>
          <m:t>J</m:t>
        </m:r>
      </m:oMath>
      <w:r w:rsidR="002654EB" w:rsidRPr="00B11AA6">
        <w:rPr>
          <w:rFonts w:ascii="Palatino Linotype" w:eastAsiaTheme="minorEastAsia" w:hAnsi="Palatino Linotype" w:cs="Times New Roman"/>
          <w:sz w:val="22"/>
          <w:szCs w:val="22"/>
        </w:rPr>
        <w:t xml:space="preserve"> and </w:t>
      </w:r>
      <m:oMath>
        <m:r>
          <m:rPr>
            <m:sty m:val="bi"/>
          </m:rPr>
          <w:rPr>
            <w:rFonts w:ascii="Cambria Math" w:eastAsiaTheme="minorEastAsia" w:hAnsi="Cambria Math" w:cs="Times New Roman"/>
            <w:sz w:val="22"/>
            <w:szCs w:val="22"/>
          </w:rPr>
          <m:t>F</m:t>
        </m:r>
      </m:oMath>
      <w:r w:rsidR="00801A71" w:rsidRPr="00B11AA6">
        <w:rPr>
          <w:rFonts w:ascii="Palatino Linotype" w:eastAsiaTheme="minorEastAsia" w:hAnsi="Palatino Linotype" w:cs="Times New Roman"/>
          <w:b/>
          <w:bCs/>
          <w:sz w:val="22"/>
          <w:szCs w:val="22"/>
        </w:rPr>
        <w:t xml:space="preserve"> </w:t>
      </w:r>
      <w:r w:rsidR="00801A71" w:rsidRPr="00B11AA6">
        <w:rPr>
          <w:rFonts w:ascii="Palatino Linotype" w:eastAsiaTheme="minorEastAsia" w:hAnsi="Palatino Linotype" w:cs="Times New Roman"/>
          <w:sz w:val="22"/>
          <w:szCs w:val="22"/>
        </w:rPr>
        <w:t xml:space="preserve">at each step, until </w:t>
      </w:r>
      <m:oMath>
        <m:d>
          <m:dPr>
            <m:begChr m:val="|"/>
            <m:endChr m:val="|"/>
            <m:ctrlPr>
              <w:rPr>
                <w:rFonts w:ascii="Cambria Math" w:eastAsiaTheme="minorEastAsia" w:hAnsi="Cambria Math" w:cs="Times New Roman"/>
                <w:i/>
                <w:sz w:val="22"/>
                <w:szCs w:val="22"/>
              </w:rPr>
            </m:ctrlPr>
          </m:dPr>
          <m:e>
            <m:r>
              <m:rPr>
                <m:sty m:val="b"/>
              </m:rPr>
              <w:rPr>
                <w:rFonts w:ascii="Cambria Math" w:eastAsiaTheme="minorEastAsia" w:hAnsi="Cambria Math" w:cs="Times New Roman"/>
                <w:sz w:val="22"/>
                <w:szCs w:val="22"/>
              </w:rPr>
              <m:t>F</m:t>
            </m:r>
            <m:d>
              <m:dPr>
                <m:ctrlPr>
                  <w:rPr>
                    <w:rFonts w:ascii="Cambria Math" w:eastAsiaTheme="minorEastAsia" w:hAnsi="Cambria Math" w:cs="Times New Roman"/>
                    <w:b/>
                    <w:bCs/>
                    <w:iCs/>
                    <w:sz w:val="22"/>
                    <w:szCs w:val="22"/>
                  </w:rPr>
                </m:ctrlPr>
              </m:dPr>
              <m:e>
                <m:r>
                  <m:rPr>
                    <m:sty m:val="b"/>
                  </m:rPr>
                  <w:rPr>
                    <w:rFonts w:ascii="Cambria Math" w:eastAsiaTheme="minorEastAsia" w:hAnsi="Cambria Math" w:cs="Times New Roman"/>
                    <w:sz w:val="22"/>
                    <w:szCs w:val="22"/>
                  </w:rPr>
                  <m:t>u</m:t>
                </m:r>
              </m:e>
            </m:d>
          </m:e>
        </m:d>
      </m:oMath>
      <w:r w:rsidR="00EF109E" w:rsidRPr="00B11AA6">
        <w:rPr>
          <w:rFonts w:ascii="Palatino Linotype" w:eastAsiaTheme="minorEastAsia" w:hAnsi="Palatino Linotype" w:cs="Times New Roman"/>
          <w:sz w:val="22"/>
          <w:szCs w:val="22"/>
        </w:rPr>
        <w:t xml:space="preserve"> falls below a tolerance</w:t>
      </w:r>
      <w:r w:rsidR="00CA2EEB" w:rsidRPr="00B11AA6">
        <w:rPr>
          <w:rFonts w:ascii="Palatino Linotype" w:eastAsiaTheme="minorEastAsia" w:hAnsi="Palatino Linotype" w:cs="Times New Roman"/>
          <w:sz w:val="22"/>
          <w:szCs w:val="22"/>
        </w:rPr>
        <w:t>. I</w:t>
      </w:r>
      <w:r w:rsidR="00F855FC" w:rsidRPr="00B11AA6">
        <w:rPr>
          <w:rFonts w:ascii="Palatino Linotype" w:eastAsiaTheme="minorEastAsia" w:hAnsi="Palatino Linotype" w:cs="Times New Roman"/>
          <w:sz w:val="22"/>
          <w:szCs w:val="22"/>
        </w:rPr>
        <w:t xml:space="preserve">n </w:t>
      </w:r>
      <w:r w:rsidR="000E3345" w:rsidRPr="00B11AA6">
        <w:rPr>
          <w:rFonts w:ascii="Palatino Linotype" w:eastAsiaTheme="minorEastAsia" w:hAnsi="Palatino Linotype" w:cs="Times New Roman"/>
          <w:sz w:val="22"/>
          <w:szCs w:val="22"/>
        </w:rPr>
        <w:t>practice</w:t>
      </w:r>
      <w:r w:rsidR="00F855FC" w:rsidRPr="00B11AA6">
        <w:rPr>
          <w:rFonts w:ascii="Palatino Linotype" w:eastAsiaTheme="minorEastAsia" w:hAnsi="Palatino Linotype" w:cs="Times New Roman"/>
          <w:sz w:val="22"/>
          <w:szCs w:val="22"/>
        </w:rPr>
        <w:t xml:space="preserve">, </w:t>
      </w:r>
      <m:oMath>
        <m:r>
          <m:rPr>
            <m:sty m:val="b"/>
          </m:rPr>
          <w:rPr>
            <w:rFonts w:ascii="Cambria Math" w:eastAsiaTheme="minorEastAsia" w:hAnsi="Cambria Math" w:cs="Times New Roman"/>
            <w:sz w:val="22"/>
            <w:szCs w:val="22"/>
          </w:rPr>
          <m:t>F</m:t>
        </m:r>
        <m:d>
          <m:dPr>
            <m:ctrlPr>
              <w:rPr>
                <w:rFonts w:ascii="Cambria Math" w:eastAsiaTheme="minorEastAsia" w:hAnsi="Cambria Math" w:cs="Times New Roman"/>
                <w:b/>
                <w:bCs/>
                <w:iCs/>
                <w:sz w:val="22"/>
                <w:szCs w:val="22"/>
              </w:rPr>
            </m:ctrlPr>
          </m:dPr>
          <m:e>
            <m:r>
              <m:rPr>
                <m:sty m:val="b"/>
              </m:rPr>
              <w:rPr>
                <w:rFonts w:ascii="Cambria Math" w:eastAsiaTheme="minorEastAsia" w:hAnsi="Cambria Math" w:cs="Times New Roman"/>
                <w:sz w:val="22"/>
                <w:szCs w:val="22"/>
              </w:rPr>
              <m:t>u</m:t>
            </m:r>
          </m:e>
        </m:d>
      </m:oMath>
      <w:r w:rsidR="00F855FC" w:rsidRPr="00B11AA6">
        <w:rPr>
          <w:rFonts w:ascii="Palatino Linotype" w:eastAsiaTheme="minorEastAsia" w:hAnsi="Palatino Linotype" w:cs="Times New Roman"/>
          <w:b/>
          <w:bCs/>
          <w:iCs/>
          <w:sz w:val="22"/>
          <w:szCs w:val="22"/>
        </w:rPr>
        <w:t xml:space="preserve"> </w:t>
      </w:r>
      <w:r w:rsidR="00F855FC" w:rsidRPr="00B11AA6">
        <w:rPr>
          <w:rFonts w:ascii="Palatino Linotype" w:eastAsiaTheme="minorEastAsia" w:hAnsi="Palatino Linotype" w:cs="Times New Roman"/>
          <w:iCs/>
          <w:sz w:val="22"/>
          <w:szCs w:val="22"/>
        </w:rPr>
        <w:t xml:space="preserve">will never </w:t>
      </w:r>
      <w:r w:rsidR="00EC45A0" w:rsidRPr="00B11AA6">
        <w:rPr>
          <w:rFonts w:ascii="Palatino Linotype" w:eastAsiaTheme="minorEastAsia" w:hAnsi="Palatino Linotype" w:cs="Times New Roman"/>
          <w:iCs/>
          <w:sz w:val="22"/>
          <w:szCs w:val="22"/>
        </w:rPr>
        <w:t xml:space="preserve">exactly reach </w:t>
      </w:r>
      <m:oMath>
        <m:r>
          <m:rPr>
            <m:sty m:val="bi"/>
          </m:rPr>
          <w:rPr>
            <w:rFonts w:ascii="Cambria Math" w:eastAsiaTheme="minorEastAsia" w:hAnsi="Cambria Math" w:cs="Times New Roman"/>
            <w:sz w:val="22"/>
            <w:szCs w:val="22"/>
          </w:rPr>
          <m:t>0</m:t>
        </m:r>
      </m:oMath>
      <w:r w:rsidR="00EC45A0" w:rsidRPr="00B11AA6">
        <w:rPr>
          <w:rFonts w:ascii="Palatino Linotype" w:eastAsiaTheme="minorEastAsia" w:hAnsi="Palatino Linotype" w:cs="Times New Roman"/>
          <w:sz w:val="22"/>
          <w:szCs w:val="22"/>
        </w:rPr>
        <w:t>, but gets close enough that the solution is physically meaningful.</w:t>
      </w:r>
      <w:r w:rsidR="002E6220" w:rsidRPr="00B11AA6">
        <w:rPr>
          <w:rFonts w:ascii="Palatino Linotype" w:eastAsiaTheme="minorEastAsia" w:hAnsi="Palatino Linotype" w:cs="Times New Roman"/>
          <w:sz w:val="22"/>
          <w:szCs w:val="22"/>
        </w:rPr>
        <w:t xml:space="preserve"> The criteri</w:t>
      </w:r>
      <w:r w:rsidR="00237DE9" w:rsidRPr="00B11AA6">
        <w:rPr>
          <w:rFonts w:ascii="Palatino Linotype" w:eastAsiaTheme="minorEastAsia" w:hAnsi="Palatino Linotype" w:cs="Times New Roman"/>
          <w:sz w:val="22"/>
          <w:szCs w:val="22"/>
        </w:rPr>
        <w:t>on</w:t>
      </w:r>
      <w:r w:rsidR="002E6220" w:rsidRPr="00B11AA6">
        <w:rPr>
          <w:rFonts w:ascii="Palatino Linotype" w:eastAsiaTheme="minorEastAsia" w:hAnsi="Palatino Linotype" w:cs="Times New Roman"/>
          <w:sz w:val="22"/>
          <w:szCs w:val="22"/>
        </w:rPr>
        <w:t xml:space="preserve"> for what </w:t>
      </w:r>
      <w:r w:rsidR="00237DE9" w:rsidRPr="00B11AA6">
        <w:rPr>
          <w:rFonts w:ascii="Palatino Linotype" w:eastAsiaTheme="minorEastAsia" w:hAnsi="Palatino Linotype" w:cs="Times New Roman"/>
          <w:sz w:val="22"/>
          <w:szCs w:val="22"/>
        </w:rPr>
        <w:t>represents</w:t>
      </w:r>
      <w:r w:rsidR="002E6220" w:rsidRPr="00B11AA6">
        <w:rPr>
          <w:rFonts w:ascii="Palatino Linotype" w:eastAsiaTheme="minorEastAsia" w:hAnsi="Palatino Linotype" w:cs="Times New Roman"/>
          <w:sz w:val="22"/>
          <w:szCs w:val="22"/>
        </w:rPr>
        <w:t xml:space="preserve"> a “close-enough” value for the residual to zero is the convergence criterion for the solver.</w:t>
      </w:r>
    </w:p>
    <w:p w14:paraId="0742D53B" w14:textId="18E048FC" w:rsidR="00EC45A0" w:rsidRPr="00B11AA6" w:rsidRDefault="008015F3" w:rsidP="006F62C8">
      <w:pPr>
        <w:jc w:val="both"/>
        <w:rPr>
          <w:rFonts w:ascii="Palatino Linotype" w:eastAsiaTheme="minorEastAsia" w:hAnsi="Palatino Linotype" w:cs="Times New Roman"/>
          <w:iCs/>
          <w:sz w:val="22"/>
          <w:szCs w:val="22"/>
        </w:rPr>
      </w:pPr>
      <w:commentRangeStart w:id="12"/>
      <w:r w:rsidRPr="00B11AA6">
        <w:rPr>
          <w:rFonts w:ascii="Palatino Linotype" w:eastAsiaTheme="minorEastAsia" w:hAnsi="Palatino Linotype" w:cs="Times New Roman"/>
          <w:iCs/>
          <w:sz w:val="22"/>
          <w:szCs w:val="22"/>
        </w:rPr>
        <w:t>B</w:t>
      </w:r>
      <w:r w:rsidR="003D170E" w:rsidRPr="00B11AA6">
        <w:rPr>
          <w:rFonts w:ascii="Palatino Linotype" w:eastAsiaTheme="minorEastAsia" w:hAnsi="Palatino Linotype" w:cs="Times New Roman"/>
          <w:iCs/>
          <w:sz w:val="22"/>
          <w:szCs w:val="22"/>
        </w:rPr>
        <w:t>y construction</w:t>
      </w:r>
      <w:r w:rsidR="005371DA" w:rsidRPr="00B11AA6">
        <w:rPr>
          <w:rFonts w:ascii="Palatino Linotype" w:eastAsiaTheme="minorEastAsia" w:hAnsi="Palatino Linotype" w:cs="Times New Roman"/>
          <w:iCs/>
          <w:sz w:val="22"/>
          <w:szCs w:val="22"/>
        </w:rPr>
        <w:t xml:space="preserve">, </w:t>
      </w:r>
      <w:r w:rsidR="00314200" w:rsidRPr="00B11AA6">
        <w:rPr>
          <w:rFonts w:ascii="Palatino Linotype" w:eastAsiaTheme="minorEastAsia" w:hAnsi="Palatino Linotype" w:cs="Times New Roman"/>
          <w:iCs/>
          <w:sz w:val="22"/>
          <w:szCs w:val="22"/>
        </w:rPr>
        <w:t xml:space="preserve">each conservation equation in </w:t>
      </w:r>
      <w:r w:rsidR="003D170E" w:rsidRPr="00B11AA6">
        <w:rPr>
          <w:rFonts w:ascii="Palatino Linotype" w:eastAsiaTheme="minorEastAsia" w:hAnsi="Palatino Linotype" w:cs="Times New Roman"/>
          <w:iCs/>
          <w:sz w:val="22"/>
          <w:szCs w:val="22"/>
        </w:rPr>
        <w:t>a</w:t>
      </w:r>
      <w:r w:rsidR="00314200" w:rsidRPr="00B11AA6">
        <w:rPr>
          <w:rFonts w:ascii="Palatino Linotype" w:eastAsiaTheme="minorEastAsia" w:hAnsi="Palatino Linotype" w:cs="Times New Roman"/>
          <w:iCs/>
          <w:sz w:val="22"/>
          <w:szCs w:val="22"/>
        </w:rPr>
        <w:t xml:space="preserve"> cell depends only on its immediate neighbors. As a result, the Jacobian </w:t>
      </w:r>
      <w:r w:rsidR="003D170E" w:rsidRPr="00B11AA6">
        <w:rPr>
          <w:rFonts w:ascii="Palatino Linotype" w:eastAsiaTheme="minorEastAsia" w:hAnsi="Palatino Linotype" w:cs="Times New Roman"/>
          <w:iCs/>
          <w:sz w:val="22"/>
          <w:szCs w:val="22"/>
        </w:rPr>
        <w:t>matrix</w:t>
      </w:r>
      <w:r w:rsidR="00314200" w:rsidRPr="00B11AA6">
        <w:rPr>
          <w:rFonts w:ascii="Palatino Linotype" w:eastAsiaTheme="minorEastAsia" w:hAnsi="Palatino Linotype" w:cs="Times New Roman"/>
          <w:iCs/>
          <w:sz w:val="22"/>
          <w:szCs w:val="22"/>
        </w:rPr>
        <w:t xml:space="preserve"> is sparse</w:t>
      </w:r>
      <w:r w:rsidR="00BE3E4C">
        <w:rPr>
          <w:rFonts w:ascii="Palatino Linotype" w:eastAsiaTheme="minorEastAsia" w:hAnsi="Palatino Linotype" w:cs="Times New Roman"/>
          <w:iCs/>
          <w:sz w:val="22"/>
          <w:szCs w:val="22"/>
        </w:rPr>
        <w:t xml:space="preserve"> and has a block-tridiagonal structure. One block per cell, with non-zero entries on the main block diagonal and the two adjacent block-diagonals. </w:t>
      </w:r>
      <w:r w:rsidR="00237DE9" w:rsidRPr="00B11AA6">
        <w:rPr>
          <w:rFonts w:ascii="Palatino Linotype" w:eastAsiaTheme="minorEastAsia" w:hAnsi="Palatino Linotype" w:cs="Times New Roman"/>
          <w:iCs/>
          <w:sz w:val="22"/>
          <w:szCs w:val="22"/>
        </w:rPr>
        <w:t xml:space="preserve">Prof. John </w:t>
      </w:r>
      <w:r w:rsidR="00314200" w:rsidRPr="00B11AA6">
        <w:rPr>
          <w:rFonts w:ascii="Palatino Linotype" w:eastAsiaTheme="minorEastAsia" w:hAnsi="Palatino Linotype" w:cs="Times New Roman"/>
          <w:iCs/>
          <w:sz w:val="22"/>
          <w:szCs w:val="22"/>
        </w:rPr>
        <w:t xml:space="preserve">Newman </w:t>
      </w:r>
      <w:r w:rsidR="00BE3E4C">
        <w:rPr>
          <w:rFonts w:ascii="Palatino Linotype" w:eastAsiaTheme="minorEastAsia" w:hAnsi="Palatino Linotype" w:cs="Times New Roman"/>
          <w:iCs/>
          <w:sz w:val="22"/>
          <w:szCs w:val="22"/>
        </w:rPr>
        <w:t>codified this structure into</w:t>
      </w:r>
      <w:r w:rsidR="00666885" w:rsidRPr="00B11AA6">
        <w:rPr>
          <w:rFonts w:ascii="Palatino Linotype" w:eastAsiaTheme="minorEastAsia" w:hAnsi="Palatino Linotype" w:cs="Times New Roman"/>
          <w:iCs/>
          <w:sz w:val="22"/>
          <w:szCs w:val="22"/>
        </w:rPr>
        <w:t xml:space="preserve"> the BAND Algorithm</w:t>
      </w:r>
      <w:r w:rsidR="00BE3E4C">
        <w:rPr>
          <w:rFonts w:ascii="Palatino Linotype" w:eastAsiaTheme="minorEastAsia" w:hAnsi="Palatino Linotype" w:cs="Times New Roman"/>
          <w:iCs/>
          <w:sz w:val="22"/>
          <w:szCs w:val="22"/>
        </w:rPr>
        <w:t xml:space="preserve"> (discussed in detail below)</w:t>
      </w:r>
      <w:r w:rsidR="008B4C6C" w:rsidRPr="00B11AA6">
        <w:rPr>
          <w:rFonts w:ascii="Palatino Linotype" w:eastAsiaTheme="minorEastAsia" w:hAnsi="Palatino Linotype" w:cs="Times New Roman"/>
          <w:iCs/>
          <w:sz w:val="22"/>
          <w:szCs w:val="22"/>
        </w:rPr>
        <w:t xml:space="preserve">, </w:t>
      </w:r>
      <w:r w:rsidR="00CE2939" w:rsidRPr="00B11AA6">
        <w:rPr>
          <w:rFonts w:ascii="Palatino Linotype" w:eastAsiaTheme="minorEastAsia" w:hAnsi="Palatino Linotype" w:cs="Times New Roman"/>
          <w:iCs/>
          <w:sz w:val="22"/>
          <w:szCs w:val="22"/>
        </w:rPr>
        <w:t xml:space="preserve">drastically cutting down the </w:t>
      </w:r>
      <w:r w:rsidR="003D170E" w:rsidRPr="00B11AA6">
        <w:rPr>
          <w:rFonts w:ascii="Palatino Linotype" w:eastAsiaTheme="minorEastAsia" w:hAnsi="Palatino Linotype" w:cs="Times New Roman"/>
          <w:iCs/>
          <w:sz w:val="22"/>
          <w:szCs w:val="22"/>
        </w:rPr>
        <w:t>number</w:t>
      </w:r>
      <w:r w:rsidR="00CE2939" w:rsidRPr="00B11AA6">
        <w:rPr>
          <w:rFonts w:ascii="Palatino Linotype" w:eastAsiaTheme="minorEastAsia" w:hAnsi="Palatino Linotype" w:cs="Times New Roman"/>
          <w:iCs/>
          <w:sz w:val="22"/>
          <w:szCs w:val="22"/>
        </w:rPr>
        <w:t xml:space="preserve"> of numerical operation</w:t>
      </w:r>
      <w:r w:rsidR="000E3345" w:rsidRPr="00B11AA6">
        <w:rPr>
          <w:rFonts w:ascii="Palatino Linotype" w:eastAsiaTheme="minorEastAsia" w:hAnsi="Palatino Linotype" w:cs="Times New Roman"/>
          <w:iCs/>
          <w:sz w:val="22"/>
          <w:szCs w:val="22"/>
        </w:rPr>
        <w:t>s</w:t>
      </w:r>
      <w:r w:rsidR="00CE2939" w:rsidRPr="00B11AA6">
        <w:rPr>
          <w:rFonts w:ascii="Palatino Linotype" w:eastAsiaTheme="minorEastAsia" w:hAnsi="Palatino Linotype" w:cs="Times New Roman"/>
          <w:iCs/>
          <w:sz w:val="22"/>
          <w:szCs w:val="22"/>
        </w:rPr>
        <w:t xml:space="preserve"> ne</w:t>
      </w:r>
      <w:r w:rsidR="003D170E" w:rsidRPr="00B11AA6">
        <w:rPr>
          <w:rFonts w:ascii="Palatino Linotype" w:eastAsiaTheme="minorEastAsia" w:hAnsi="Palatino Linotype" w:cs="Times New Roman"/>
          <w:iCs/>
          <w:sz w:val="22"/>
          <w:szCs w:val="22"/>
        </w:rPr>
        <w:t>eded</w:t>
      </w:r>
      <w:r w:rsidR="00CE2939" w:rsidRPr="00B11AA6">
        <w:rPr>
          <w:rFonts w:ascii="Palatino Linotype" w:eastAsiaTheme="minorEastAsia" w:hAnsi="Palatino Linotype" w:cs="Times New Roman"/>
          <w:iCs/>
          <w:sz w:val="22"/>
          <w:szCs w:val="22"/>
        </w:rPr>
        <w:t xml:space="preserve"> to find a solution</w:t>
      </w:r>
      <w:r w:rsidR="00237DE9" w:rsidRPr="00B11AA6">
        <w:rPr>
          <w:rFonts w:ascii="Palatino Linotype" w:eastAsiaTheme="minorEastAsia" w:hAnsi="Palatino Linotype" w:cs="Times New Roman"/>
          <w:iCs/>
          <w:sz w:val="22"/>
          <w:szCs w:val="22"/>
        </w:rPr>
        <w:t xml:space="preserve"> for an electrochemical system</w:t>
      </w:r>
      <w:r w:rsidR="002831FE">
        <w:rPr>
          <w:rFonts w:ascii="Palatino Linotype" w:eastAsiaTheme="minorEastAsia" w:hAnsi="Palatino Linotype" w:cs="Times New Roman"/>
          <w:iCs/>
          <w:sz w:val="22"/>
          <w:szCs w:val="22"/>
        </w:rPr>
        <w:t xml:space="preserve">. </w:t>
      </w:r>
      <w:r w:rsidR="00CE2939" w:rsidRPr="00B11AA6">
        <w:rPr>
          <w:rFonts w:ascii="Palatino Linotype" w:eastAsiaTheme="minorEastAsia" w:hAnsi="Palatino Linotype" w:cs="Times New Roman"/>
          <w:iCs/>
          <w:sz w:val="22"/>
          <w:szCs w:val="22"/>
        </w:rPr>
        <w:t xml:space="preserve">However, </w:t>
      </w:r>
      <w:r w:rsidR="006D36F4" w:rsidRPr="00B11AA6">
        <w:rPr>
          <w:rFonts w:ascii="Palatino Linotype" w:eastAsiaTheme="minorEastAsia" w:hAnsi="Palatino Linotype" w:cs="Times New Roman"/>
          <w:iCs/>
          <w:sz w:val="22"/>
          <w:szCs w:val="22"/>
        </w:rPr>
        <w:t xml:space="preserve">as we </w:t>
      </w:r>
      <w:r w:rsidR="003D170E" w:rsidRPr="00B11AA6">
        <w:rPr>
          <w:rFonts w:ascii="Palatino Linotype" w:eastAsiaTheme="minorEastAsia" w:hAnsi="Palatino Linotype" w:cs="Times New Roman"/>
          <w:iCs/>
          <w:sz w:val="22"/>
          <w:szCs w:val="22"/>
        </w:rPr>
        <w:t>move to higher dimensions, this structure is lost</w:t>
      </w:r>
      <w:r w:rsidR="00237DE9" w:rsidRPr="00B11AA6">
        <w:rPr>
          <w:rFonts w:ascii="Palatino Linotype" w:eastAsiaTheme="minorEastAsia" w:hAnsi="Palatino Linotype" w:cs="Times New Roman"/>
          <w:iCs/>
          <w:sz w:val="22"/>
          <w:szCs w:val="22"/>
        </w:rPr>
        <w:t>.</w:t>
      </w:r>
      <w:r w:rsidR="003D170E" w:rsidRPr="00B11AA6">
        <w:rPr>
          <w:rFonts w:ascii="Palatino Linotype" w:eastAsiaTheme="minorEastAsia" w:hAnsi="Palatino Linotype" w:cs="Times New Roman"/>
          <w:iCs/>
          <w:sz w:val="22"/>
          <w:szCs w:val="22"/>
        </w:rPr>
        <w:t xml:space="preserve"> </w:t>
      </w:r>
      <w:r w:rsidR="00237DE9" w:rsidRPr="00B11AA6">
        <w:rPr>
          <w:rFonts w:ascii="Palatino Linotype" w:eastAsiaTheme="minorEastAsia" w:hAnsi="Palatino Linotype" w:cs="Times New Roman"/>
          <w:iCs/>
          <w:sz w:val="22"/>
          <w:szCs w:val="22"/>
        </w:rPr>
        <w:t>T</w:t>
      </w:r>
      <w:r w:rsidR="003D170E" w:rsidRPr="00B11AA6">
        <w:rPr>
          <w:rFonts w:ascii="Palatino Linotype" w:eastAsiaTheme="minorEastAsia" w:hAnsi="Palatino Linotype" w:cs="Times New Roman"/>
          <w:iCs/>
          <w:sz w:val="22"/>
          <w:szCs w:val="22"/>
        </w:rPr>
        <w:t>he Jacobian grows to an enormous size, and dedicated solvers become</w:t>
      </w:r>
      <w:r w:rsidR="002308FF" w:rsidRPr="00B11AA6">
        <w:rPr>
          <w:rFonts w:ascii="Palatino Linotype" w:eastAsiaTheme="minorEastAsia" w:hAnsi="Palatino Linotype" w:cs="Times New Roman"/>
          <w:iCs/>
          <w:sz w:val="22"/>
          <w:szCs w:val="22"/>
        </w:rPr>
        <w:t xml:space="preserve"> necessary.</w:t>
      </w:r>
      <w:commentRangeEnd w:id="12"/>
      <w:r w:rsidR="00BE3E4C" w:rsidRPr="00B11AA6">
        <w:rPr>
          <w:rStyle w:val="CommentReference"/>
          <w:rFonts w:ascii="Palatino Linotype" w:eastAsiaTheme="minorEastAsia" w:hAnsi="Palatino Linotype" w:cs="Times New Roman"/>
          <w:iCs/>
          <w:sz w:val="22"/>
          <w:szCs w:val="22"/>
        </w:rPr>
        <w:commentReference w:id="12"/>
      </w:r>
    </w:p>
    <w:p w14:paraId="693BA6C6" w14:textId="7E94FF87" w:rsidR="003B6C18" w:rsidRPr="00B11AA6" w:rsidRDefault="003B6C18" w:rsidP="003B6C18">
      <w:pPr>
        <w:pStyle w:val="Heading1"/>
        <w:rPr>
          <w:rFonts w:ascii="Lato" w:hAnsi="Lato"/>
          <w:b/>
          <w:color w:val="auto"/>
          <w:sz w:val="24"/>
          <w:szCs w:val="22"/>
        </w:rPr>
      </w:pPr>
      <w:r w:rsidRPr="00B11AA6">
        <w:rPr>
          <w:rFonts w:ascii="Lato" w:hAnsi="Lato"/>
          <w:b/>
          <w:color w:val="auto"/>
          <w:sz w:val="24"/>
          <w:szCs w:val="22"/>
        </w:rPr>
        <w:t xml:space="preserve">Types of </w:t>
      </w:r>
      <w:r w:rsidR="0073747E" w:rsidRPr="00B11AA6">
        <w:rPr>
          <w:rFonts w:ascii="Lato" w:hAnsi="Lato"/>
          <w:b/>
          <w:color w:val="auto"/>
          <w:sz w:val="24"/>
          <w:szCs w:val="22"/>
        </w:rPr>
        <w:t>PDEs</w:t>
      </w:r>
      <w:r w:rsidR="007D75CE" w:rsidRPr="00B11AA6">
        <w:rPr>
          <w:rFonts w:ascii="Lato" w:hAnsi="Lato"/>
          <w:b/>
          <w:color w:val="auto"/>
          <w:sz w:val="24"/>
          <w:szCs w:val="22"/>
        </w:rPr>
        <w:t xml:space="preserve"> and </w:t>
      </w:r>
      <w:r w:rsidR="00391A77" w:rsidRPr="00B11AA6">
        <w:rPr>
          <w:rFonts w:ascii="Lato" w:hAnsi="Lato"/>
          <w:b/>
          <w:color w:val="auto"/>
          <w:sz w:val="24"/>
          <w:szCs w:val="22"/>
        </w:rPr>
        <w:t>their Numerical</w:t>
      </w:r>
      <w:r w:rsidR="00540764" w:rsidRPr="00B11AA6">
        <w:rPr>
          <w:rFonts w:ascii="Lato" w:hAnsi="Lato"/>
          <w:b/>
          <w:color w:val="auto"/>
          <w:sz w:val="24"/>
          <w:szCs w:val="22"/>
        </w:rPr>
        <w:t xml:space="preserve"> Methods</w:t>
      </w:r>
    </w:p>
    <w:p w14:paraId="3079E275" w14:textId="2ED775CC" w:rsidR="003B6C18" w:rsidRPr="00B11AA6" w:rsidRDefault="003B6C18" w:rsidP="006B6D72">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conservation </w:t>
      </w:r>
      <w:r w:rsidR="00540764" w:rsidRPr="00B11AA6">
        <w:rPr>
          <w:rFonts w:ascii="Palatino Linotype" w:hAnsi="Palatino Linotype" w:cs="Times New Roman"/>
          <w:sz w:val="22"/>
          <w:szCs w:val="22"/>
        </w:rPr>
        <w:t>equation takes on different mathematical character</w:t>
      </w:r>
      <w:r w:rsidR="00391A77" w:rsidRPr="00B11AA6">
        <w:rPr>
          <w:rFonts w:ascii="Palatino Linotype" w:hAnsi="Palatino Linotype" w:cs="Times New Roman"/>
          <w:sz w:val="22"/>
          <w:szCs w:val="22"/>
        </w:rPr>
        <w:t>istics</w:t>
      </w:r>
      <w:r w:rsidR="00343948" w:rsidRPr="00B11AA6">
        <w:rPr>
          <w:rFonts w:ascii="Palatino Linotype" w:hAnsi="Palatino Linotype" w:cs="Times New Roman"/>
          <w:sz w:val="22"/>
          <w:szCs w:val="22"/>
        </w:rPr>
        <w:t xml:space="preserve"> depending on what physics it describes. PDEs are classified into three families, </w:t>
      </w:r>
      <w:r w:rsidR="00391A77" w:rsidRPr="00B11AA6">
        <w:rPr>
          <w:rFonts w:ascii="Palatino Linotype" w:hAnsi="Palatino Linotype" w:cs="Times New Roman"/>
          <w:sz w:val="22"/>
          <w:szCs w:val="22"/>
        </w:rPr>
        <w:t>each requiring a different numerical treatment:</w:t>
      </w:r>
    </w:p>
    <w:p w14:paraId="4868793F" w14:textId="0A2A2E7C" w:rsidR="000D76A1" w:rsidRPr="00B11AA6" w:rsidRDefault="00391A77" w:rsidP="006B6D72">
      <w:pPr>
        <w:jc w:val="both"/>
        <w:rPr>
          <w:rFonts w:ascii="Palatino Linotype" w:eastAsiaTheme="minorEastAsia" w:hAnsi="Palatino Linotype" w:cs="Times New Roman"/>
          <w:sz w:val="22"/>
          <w:szCs w:val="22"/>
        </w:rPr>
      </w:pPr>
      <w:r w:rsidRPr="00B11AA6">
        <w:rPr>
          <w:rFonts w:ascii="Palatino Linotype" w:hAnsi="Palatino Linotype" w:cs="Times New Roman"/>
          <w:sz w:val="22"/>
          <w:szCs w:val="22"/>
        </w:rPr>
        <w:t xml:space="preserve">Elliptic </w:t>
      </w:r>
      <w:r w:rsidR="003D170E" w:rsidRPr="00B11AA6">
        <w:rPr>
          <w:rFonts w:ascii="Palatino Linotype" w:hAnsi="Palatino Linotype" w:cs="Times New Roman"/>
          <w:sz w:val="22"/>
          <w:szCs w:val="22"/>
        </w:rPr>
        <w:t>PDEs</w:t>
      </w:r>
      <w:r w:rsidRPr="00B11AA6">
        <w:rPr>
          <w:rFonts w:ascii="Palatino Linotype" w:hAnsi="Palatino Linotype" w:cs="Times New Roman"/>
          <w:sz w:val="22"/>
          <w:szCs w:val="22"/>
        </w:rPr>
        <w:t xml:space="preserve"> arise at steady state when</w:t>
      </w:r>
      <w:r w:rsidR="000D76A1" w:rsidRPr="00B11AA6">
        <w:rPr>
          <w:rFonts w:ascii="Palatino Linotype" w:hAnsi="Palatino Linotype" w:cs="Times New Roman"/>
          <w:sz w:val="22"/>
          <w:szCs w:val="22"/>
        </w:rPr>
        <w:t xml:space="preserve"> the field variable is unchanging over time</w:t>
      </w:r>
      <w:r w:rsidRPr="00B11AA6">
        <w:rPr>
          <w:rFonts w:ascii="Palatino Linotype" w:hAnsi="Palatino Linotype" w:cs="Times New Roman"/>
          <w:sz w:val="22"/>
          <w:szCs w:val="22"/>
        </w:rPr>
        <w:t xml:space="preserve"> </w:t>
      </w:r>
      <m:oMath>
        <m:f>
          <m:fPr>
            <m:ctrlPr>
              <w:rPr>
                <w:rFonts w:ascii="Cambria Math" w:hAnsi="Cambria Math" w:cs="Times New Roman"/>
                <w:i/>
                <w:sz w:val="22"/>
                <w:szCs w:val="22"/>
              </w:rPr>
            </m:ctrlPr>
          </m:fPr>
          <m:num>
            <m:r>
              <w:rPr>
                <w:rFonts w:ascii="Cambria Math" w:hAnsi="Cambria Math" w:cs="Times New Roman"/>
                <w:sz w:val="22"/>
                <w:szCs w:val="22"/>
              </w:rPr>
              <m:t>∂ϕ</m:t>
            </m:r>
          </m:num>
          <m:den>
            <m:r>
              <w:rPr>
                <w:rFonts w:ascii="Cambria Math" w:hAnsi="Cambria Math" w:cs="Times New Roman"/>
                <w:sz w:val="22"/>
                <w:szCs w:val="22"/>
              </w:rPr>
              <m:t>∂t</m:t>
            </m:r>
          </m:den>
        </m:f>
        <m:r>
          <w:rPr>
            <w:rFonts w:ascii="Cambria Math" w:eastAsiaTheme="minorEastAsia" w:hAnsi="Cambria Math" w:cs="Times New Roman"/>
            <w:sz w:val="22"/>
            <w:szCs w:val="22"/>
          </w:rPr>
          <m:t>=0</m:t>
        </m:r>
      </m:oMath>
      <w:r w:rsidRPr="00B11AA6">
        <w:rPr>
          <w:rFonts w:ascii="Palatino Linotype" w:eastAsiaTheme="minorEastAsia" w:hAnsi="Palatino Linotype" w:cs="Times New Roman"/>
          <w:sz w:val="22"/>
          <w:szCs w:val="22"/>
        </w:rPr>
        <w:t xml:space="preserve">. </w:t>
      </w:r>
      <w:r w:rsidR="00BF0B9E" w:rsidRPr="00B11AA6">
        <w:rPr>
          <w:rFonts w:ascii="Palatino Linotype" w:eastAsiaTheme="minorEastAsia" w:hAnsi="Palatino Linotype" w:cs="Times New Roman"/>
          <w:sz w:val="22"/>
          <w:szCs w:val="22"/>
        </w:rPr>
        <w:t xml:space="preserve">A classic example </w:t>
      </w:r>
      <w:r w:rsidR="0067430A" w:rsidRPr="00B11AA6">
        <w:rPr>
          <w:rFonts w:ascii="Palatino Linotype" w:eastAsiaTheme="minorEastAsia" w:hAnsi="Palatino Linotype" w:cs="Times New Roman"/>
          <w:sz w:val="22"/>
          <w:szCs w:val="22"/>
        </w:rPr>
        <w:t>is Laplace’s equation</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6BAB7BBD" w14:textId="77777777">
        <w:tc>
          <w:tcPr>
            <w:tcW w:w="900" w:type="dxa"/>
            <w:vAlign w:val="center"/>
          </w:tcPr>
          <w:p w14:paraId="6DA8907E" w14:textId="77777777" w:rsidR="00FE510E" w:rsidRPr="00B11AA6" w:rsidRDefault="00FE510E"/>
        </w:tc>
        <w:tc>
          <w:tcPr>
            <w:tcW w:w="7560" w:type="dxa"/>
            <w:vAlign w:val="center"/>
          </w:tcPr>
          <w:p w14:paraId="76BC1846" w14:textId="77777777" w:rsidR="00FE510E" w:rsidRPr="00B11AA6" w:rsidRDefault="00716590">
            <w:pPr>
              <w:jc w:val="center"/>
            </w:pPr>
            <m:oMathPara>
              <m:oMath>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2</m:t>
                        </m:r>
                      </m:sup>
                    </m:sSup>
                    <m:r>
                      <m:rPr>
                        <m:sty m:val="p"/>
                      </m:rPr>
                      <w:rPr>
                        <w:rFonts w:ascii="Cambria Math" w:eastAsiaTheme="minorEastAsia" w:hAnsi="Cambria Math" w:cs="Times New Roman"/>
                        <w:sz w:val="22"/>
                        <w:szCs w:val="22"/>
                      </w:rPr>
                      <m:t>Φ</m:t>
                    </m:r>
                  </m:num>
                  <m:den>
                    <m:r>
                      <w:rPr>
                        <w:rFonts w:ascii="Cambria Math" w:eastAsiaTheme="minorEastAsia" w:hAnsi="Cambria Math" w:cs="Times New Roman"/>
                        <w:sz w:val="22"/>
                        <w:szCs w:val="22"/>
                      </w:rPr>
                      <m:t>d</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=0</m:t>
                </m:r>
              </m:oMath>
            </m:oMathPara>
          </w:p>
        </w:tc>
        <w:tc>
          <w:tcPr>
            <w:tcW w:w="900" w:type="dxa"/>
            <w:vAlign w:val="center"/>
          </w:tcPr>
          <w:p w14:paraId="28FC21DA" w14:textId="5170E885" w:rsidR="00FE510E" w:rsidRPr="00B11AA6" w:rsidRDefault="00FE510E">
            <w:pPr>
              <w:jc w:val="right"/>
            </w:pPr>
            <w:r w:rsidRPr="00B11AA6">
              <w:rPr>
                <w:rFonts w:ascii="Palatino Linotype" w:hAnsi="Palatino Linotype" w:cs="Times New Roman"/>
                <w:sz w:val="22"/>
                <w:szCs w:val="22"/>
              </w:rPr>
              <w:t>(</w:t>
            </w:r>
            <w:bookmarkStart w:id="13" w:name="Eq79"/>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8</w:t>
            </w:r>
            <w:r w:rsidRPr="00B11AA6">
              <w:rPr>
                <w:rFonts w:ascii="Palatino Linotype" w:hAnsi="Palatino Linotype" w:cs="Times New Roman"/>
                <w:sz w:val="22"/>
                <w:szCs w:val="22"/>
              </w:rPr>
              <w:fldChar w:fldCharType="end"/>
            </w:r>
            <w:bookmarkEnd w:id="13"/>
            <w:r w:rsidRPr="00B11AA6">
              <w:rPr>
                <w:rFonts w:ascii="Palatino Linotype" w:hAnsi="Palatino Linotype" w:cs="Times New Roman"/>
                <w:sz w:val="22"/>
                <w:szCs w:val="22"/>
              </w:rPr>
              <w:t>)</w:t>
            </w:r>
          </w:p>
        </w:tc>
      </w:tr>
    </w:tbl>
    <w:p w14:paraId="57617577" w14:textId="7D5AB2D3" w:rsidR="00471BEA" w:rsidRPr="00B11AA6" w:rsidRDefault="00204FFD" w:rsidP="006B6D72">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sz w:val="22"/>
          <w:szCs w:val="22"/>
        </w:rPr>
        <w:t xml:space="preserve">The steady-state potential </w:t>
      </w:r>
      <w:r w:rsidR="00DE5AF9" w:rsidRPr="00B11AA6">
        <w:rPr>
          <w:rFonts w:ascii="Palatino Linotype" w:eastAsiaTheme="minorEastAsia" w:hAnsi="Palatino Linotype" w:cs="Times New Roman"/>
          <w:sz w:val="22"/>
          <w:szCs w:val="22"/>
        </w:rPr>
        <w:t>and concentration profiles are solutions to these elliptic PDEs.</w:t>
      </w:r>
      <w:r w:rsidR="00471BEA" w:rsidRPr="00B11AA6">
        <w:rPr>
          <w:rFonts w:ascii="Palatino Linotype" w:eastAsiaTheme="minorEastAsia" w:hAnsi="Palatino Linotype" w:cs="Times New Roman"/>
          <w:sz w:val="22"/>
          <w:szCs w:val="22"/>
        </w:rPr>
        <w:t xml:space="preserve"> Because no time variable is present, these are solved as boundary value problems (</w:t>
      </w:r>
      <w:r w:rsidR="00471BEA" w:rsidRPr="00E905F7">
        <w:rPr>
          <w:rFonts w:ascii="Palatino Linotype" w:eastAsiaTheme="minorEastAsia" w:hAnsi="Palatino Linotype" w:cs="Times New Roman"/>
          <w:sz w:val="22"/>
          <w:szCs w:val="22"/>
        </w:rPr>
        <w:t>BVP</w:t>
      </w:r>
      <w:r w:rsidR="00471BEA" w:rsidRPr="00B11AA6">
        <w:rPr>
          <w:rFonts w:ascii="Palatino Linotype" w:eastAsiaTheme="minorEastAsia" w:hAnsi="Palatino Linotype" w:cs="Times New Roman"/>
          <w:sz w:val="22"/>
          <w:szCs w:val="22"/>
        </w:rPr>
        <w:t xml:space="preserve">s). The solution is determined </w:t>
      </w:r>
      <w:r w:rsidR="00471BEA" w:rsidRPr="00B11AA6">
        <w:rPr>
          <w:rFonts w:ascii="Palatino Linotype" w:eastAsiaTheme="minorEastAsia" w:hAnsi="Palatino Linotype" w:cs="Times New Roman"/>
          <w:sz w:val="22"/>
          <w:szCs w:val="22"/>
        </w:rPr>
        <w:lastRenderedPageBreak/>
        <w:t>entirely by the boundary conditions</w:t>
      </w:r>
      <w:r w:rsidR="00E905F7">
        <w:rPr>
          <w:rFonts w:ascii="Palatino Linotype" w:eastAsiaTheme="minorEastAsia" w:hAnsi="Palatino Linotype" w:cs="Times New Roman"/>
          <w:sz w:val="22"/>
          <w:szCs w:val="22"/>
        </w:rPr>
        <w:t xml:space="preserve"> (BCs)</w:t>
      </w:r>
      <w:r w:rsidR="00471BEA" w:rsidRPr="00B11AA6">
        <w:rPr>
          <w:rFonts w:ascii="Palatino Linotype" w:eastAsiaTheme="minorEastAsia" w:hAnsi="Palatino Linotype" w:cs="Times New Roman"/>
          <w:sz w:val="22"/>
          <w:szCs w:val="22"/>
        </w:rPr>
        <w:t>. Numerically, discretization converts the elliptic PDE into a system of nonlinear algebraic equations, solved by multivariable Newton-Raphson iteration.</w:t>
      </w:r>
      <w:sdt>
        <w:sdtPr>
          <w:rPr>
            <w:rFonts w:ascii="Palatino Linotype" w:eastAsiaTheme="minorEastAsia" w:hAnsi="Palatino Linotype" w:cs="Times New Roman"/>
            <w:sz w:val="22"/>
            <w:szCs w:val="22"/>
            <w:vertAlign w:val="superscript"/>
          </w:rPr>
          <w:tag w:val="MENDELEY_CITATION_v3_eyJjaXRhdGlvbklEIjoiTUVOREVMRVlfQ0lUQVRJT05fNGFlZmZkMDYtY2E1My00Njc4LTgwNmEtNTBhMjgyZGUwZjRl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
          <w:id w:val="-1696061632"/>
          <w:placeholder>
            <w:docPart w:val="DefaultPlaceholder_-1854013440"/>
          </w:placeholder>
        </w:sdtPr>
        <w:sdtEndPr/>
        <w:sdtContent>
          <w:r w:rsidR="00725507" w:rsidRPr="00B11AA6">
            <w:rPr>
              <w:rFonts w:ascii="Palatino Linotype" w:eastAsiaTheme="minorEastAsia" w:hAnsi="Palatino Linotype" w:cs="Times New Roman"/>
              <w:sz w:val="22"/>
              <w:szCs w:val="22"/>
              <w:vertAlign w:val="superscript"/>
            </w:rPr>
            <w:t>1</w:t>
          </w:r>
        </w:sdtContent>
      </w:sdt>
    </w:p>
    <w:p w14:paraId="17416353" w14:textId="52C6CCC2" w:rsidR="00004337" w:rsidRPr="00B11AA6" w:rsidRDefault="00004337" w:rsidP="006B6D72">
      <w:pPr>
        <w:jc w:val="both"/>
        <w:rPr>
          <w:rFonts w:ascii="Palatino Linotype" w:eastAsiaTheme="minorEastAsia" w:hAnsi="Palatino Linotype" w:cs="Times New Roman"/>
          <w:sz w:val="22"/>
          <w:szCs w:val="22"/>
        </w:rPr>
      </w:pPr>
      <w:r w:rsidRPr="00B11AA6">
        <w:rPr>
          <w:rFonts w:ascii="Palatino Linotype" w:hAnsi="Palatino Linotype" w:cs="Times New Roman"/>
          <w:sz w:val="22"/>
          <w:szCs w:val="22"/>
        </w:rPr>
        <w:t xml:space="preserve">Parabolic </w:t>
      </w:r>
      <w:r w:rsidR="003D170E" w:rsidRPr="00B11AA6">
        <w:rPr>
          <w:rFonts w:ascii="Palatino Linotype" w:hAnsi="Palatino Linotype" w:cs="Times New Roman"/>
          <w:sz w:val="22"/>
          <w:szCs w:val="22"/>
        </w:rPr>
        <w:t>PDEs retain the time derivative and describe diffusion-dominated transient processes. A classic example is the heat equation</w:t>
      </w:r>
      <w:r w:rsidR="00320E8E" w:rsidRPr="00B11AA6">
        <w:rPr>
          <w:rFonts w:ascii="Palatino Linotype" w:eastAsiaTheme="minorEastAsia" w:hAnsi="Palatino Linotype" w:cs="Times New Roman"/>
          <w:sz w:val="22"/>
          <w:szCs w:val="22"/>
        </w:rPr>
        <w:t xml:space="preserve"> or Fick’s second </w:t>
      </w:r>
      <w:r w:rsidR="008C03C4" w:rsidRPr="00B11AA6">
        <w:rPr>
          <w:rFonts w:ascii="Palatino Linotype" w:eastAsiaTheme="minorEastAsia" w:hAnsi="Palatino Linotype" w:cs="Times New Roman"/>
          <w:sz w:val="22"/>
          <w:szCs w:val="22"/>
        </w:rPr>
        <w:t>law.</w:t>
      </w:r>
      <w:r w:rsidR="00320E8E" w:rsidRPr="00B11AA6">
        <w:rPr>
          <w:rFonts w:ascii="Palatino Linotype" w:eastAsiaTheme="minorEastAsia" w:hAnsi="Palatino Linotype" w:cs="Times New Roman"/>
          <w:sz w:val="22"/>
          <w:szCs w:val="22"/>
        </w:rPr>
        <w:t xml:space="preserve"> </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7E702525" w14:textId="77777777">
        <w:tc>
          <w:tcPr>
            <w:tcW w:w="900" w:type="dxa"/>
            <w:vAlign w:val="center"/>
          </w:tcPr>
          <w:p w14:paraId="7ACED1B2" w14:textId="77777777" w:rsidR="00FE510E" w:rsidRPr="00B11AA6" w:rsidRDefault="00FE510E"/>
        </w:tc>
        <w:tc>
          <w:tcPr>
            <w:tcW w:w="7560" w:type="dxa"/>
            <w:vAlign w:val="center"/>
          </w:tcPr>
          <w:p w14:paraId="6B4F9EBC" w14:textId="77777777" w:rsidR="00FE510E" w:rsidRPr="00B11AA6" w:rsidRDefault="00716590">
            <w:pPr>
              <w:jc w:val="center"/>
            </w:pPr>
            <m:oMathPara>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∂T</m:t>
                    </m:r>
                    <m:r>
                      <w:rPr>
                        <w:rFonts w:ascii="Cambria Math" w:eastAsiaTheme="minorEastAsia" w:hAnsi="Cambria Math" w:cs="Times New Roman"/>
                        <w:sz w:val="22"/>
                        <w:szCs w:val="22"/>
                      </w:rPr>
                      <m:t>(</m:t>
                    </m:r>
                    <m:r>
                      <w:rPr>
                        <w:rFonts w:ascii="Cambria Math" w:eastAsiaTheme="minorEastAsia" w:hAnsi="Cambria Math" w:cs="Times New Roman"/>
                        <w:sz w:val="22"/>
                        <w:szCs w:val="22"/>
                      </w:rPr>
                      <m:t>x</m:t>
                    </m:r>
                    <m:r>
                      <w:rPr>
                        <w:rFonts w:ascii="Cambria Math" w:eastAsiaTheme="minorEastAsia" w:hAnsi="Cambria Math" w:cs="Times New Roman"/>
                        <w:sz w:val="22"/>
                        <w:szCs w:val="22"/>
                      </w:rPr>
                      <m:t>,</m:t>
                    </m:r>
                    <m:r>
                      <w:rPr>
                        <w:rFonts w:ascii="Cambria Math" w:eastAsiaTheme="minorEastAsia" w:hAnsi="Cambria Math" w:cs="Times New Roman"/>
                        <w:sz w:val="22"/>
                        <w:szCs w:val="22"/>
                      </w:rPr>
                      <m:t>t</m:t>
                    </m:r>
                    <m:r>
                      <w:rPr>
                        <w:rFonts w:ascii="Cambria Math" w:eastAsiaTheme="minorEastAsia" w:hAnsi="Cambria Math" w:cs="Times New Roman"/>
                        <w:sz w:val="22"/>
                        <w:szCs w:val="22"/>
                      </w:rPr>
                      <m:t>)</m:t>
                    </m:r>
                  </m:num>
                  <m:den>
                    <m:r>
                      <w:rPr>
                        <w:rFonts w:ascii="Cambria Math" w:eastAsiaTheme="minorEastAsia" w:hAnsi="Cambria Math" w:cs="Times New Roman"/>
                        <w:sz w:val="22"/>
                        <w:szCs w:val="22"/>
                      </w:rPr>
                      <m:t>dt</m:t>
                    </m:r>
                  </m:den>
                </m:f>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κ</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T</m:t>
                    </m:r>
                  </m:num>
                  <m:den>
                    <m:r>
                      <w:rPr>
                        <w:rFonts w:ascii="Cambria Math" w:eastAsiaTheme="minorEastAsia" w:hAnsi="Cambria Math" w:cs="Times New Roman"/>
                        <w:sz w:val="22"/>
                        <w:szCs w:val="22"/>
                      </w:rPr>
                      <m:t>d</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∂C</m:t>
                    </m:r>
                    <m:r>
                      <w:rPr>
                        <w:rFonts w:ascii="Cambria Math" w:eastAsiaTheme="minorEastAsia" w:hAnsi="Cambria Math" w:cs="Times New Roman"/>
                        <w:sz w:val="22"/>
                        <w:szCs w:val="22"/>
                      </w:rPr>
                      <m:t>(</m:t>
                    </m:r>
                    <m:r>
                      <w:rPr>
                        <w:rFonts w:ascii="Cambria Math" w:eastAsiaTheme="minorEastAsia" w:hAnsi="Cambria Math" w:cs="Times New Roman"/>
                        <w:sz w:val="22"/>
                        <w:szCs w:val="22"/>
                      </w:rPr>
                      <m:t>x</m:t>
                    </m:r>
                    <m:r>
                      <w:rPr>
                        <w:rFonts w:ascii="Cambria Math" w:eastAsiaTheme="minorEastAsia" w:hAnsi="Cambria Math" w:cs="Times New Roman"/>
                        <w:sz w:val="22"/>
                        <w:szCs w:val="22"/>
                      </w:rPr>
                      <m:t>,</m:t>
                    </m:r>
                    <m:r>
                      <w:rPr>
                        <w:rFonts w:ascii="Cambria Math" w:eastAsiaTheme="minorEastAsia" w:hAnsi="Cambria Math" w:cs="Times New Roman"/>
                        <w:sz w:val="22"/>
                        <w:szCs w:val="22"/>
                      </w:rPr>
                      <m:t>t</m:t>
                    </m:r>
                    <m:r>
                      <w:rPr>
                        <w:rFonts w:ascii="Cambria Math" w:eastAsiaTheme="minorEastAsia" w:hAnsi="Cambria Math" w:cs="Times New Roman"/>
                        <w:sz w:val="22"/>
                        <w:szCs w:val="22"/>
                      </w:rPr>
                      <m:t>)</m:t>
                    </m:r>
                  </m:num>
                  <m:den>
                    <m:r>
                      <w:rPr>
                        <w:rFonts w:ascii="Cambria Math" w:eastAsiaTheme="minorEastAsia" w:hAnsi="Cambria Math" w:cs="Times New Roman"/>
                        <w:sz w:val="22"/>
                        <w:szCs w:val="22"/>
                      </w:rPr>
                      <m:t>dt</m:t>
                    </m:r>
                  </m:den>
                </m:f>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D</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C</m:t>
                    </m:r>
                  </m:num>
                  <m:den>
                    <m:r>
                      <w:rPr>
                        <w:rFonts w:ascii="Cambria Math" w:eastAsiaTheme="minorEastAsia" w:hAnsi="Cambria Math" w:cs="Times New Roman"/>
                        <w:sz w:val="22"/>
                        <w:szCs w:val="22"/>
                      </w:rPr>
                      <m:t>d</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 xml:space="preserve"> </m:t>
                </m:r>
              </m:oMath>
            </m:oMathPara>
          </w:p>
        </w:tc>
        <w:tc>
          <w:tcPr>
            <w:tcW w:w="900" w:type="dxa"/>
            <w:vAlign w:val="center"/>
          </w:tcPr>
          <w:p w14:paraId="688982E9" w14:textId="3D861BE6" w:rsidR="00FE510E" w:rsidRPr="00B11AA6" w:rsidRDefault="00FE510E">
            <w:pPr>
              <w:jc w:val="right"/>
            </w:pPr>
            <w:r w:rsidRPr="00B11AA6">
              <w:rPr>
                <w:rFonts w:ascii="Palatino Linotype" w:hAnsi="Palatino Linotype" w:cs="Times New Roman"/>
                <w:sz w:val="22"/>
                <w:szCs w:val="22"/>
              </w:rPr>
              <w:t>(</w:t>
            </w:r>
            <w:bookmarkStart w:id="14" w:name="Eq82"/>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9</w:t>
            </w:r>
            <w:r w:rsidRPr="00B11AA6">
              <w:rPr>
                <w:rFonts w:ascii="Palatino Linotype" w:hAnsi="Palatino Linotype" w:cs="Times New Roman"/>
                <w:sz w:val="22"/>
                <w:szCs w:val="22"/>
              </w:rPr>
              <w:fldChar w:fldCharType="end"/>
            </w:r>
            <w:bookmarkEnd w:id="14"/>
            <w:r w:rsidRPr="00B11AA6">
              <w:rPr>
                <w:rFonts w:ascii="Palatino Linotype" w:hAnsi="Palatino Linotype" w:cs="Times New Roman"/>
                <w:sz w:val="22"/>
                <w:szCs w:val="22"/>
              </w:rPr>
              <w:t>)</w:t>
            </w:r>
          </w:p>
        </w:tc>
      </w:tr>
    </w:tbl>
    <w:p w14:paraId="055CDFF1" w14:textId="31F920A9" w:rsidR="000D76A1" w:rsidRPr="00B11AA6" w:rsidRDefault="001B5F99" w:rsidP="006B6D72">
      <w:pPr>
        <w:jc w:val="both"/>
        <w:rPr>
          <w:rFonts w:ascii="Palatino Linotype" w:eastAsiaTheme="minorEastAsia" w:hAnsi="Palatino Linotype" w:cs="Times New Roman"/>
          <w:b/>
          <w:bCs/>
          <w:sz w:val="22"/>
          <w:szCs w:val="22"/>
        </w:rPr>
      </w:pPr>
      <w:r w:rsidRPr="00B11AA6">
        <w:rPr>
          <w:rFonts w:ascii="Palatino Linotype" w:eastAsiaTheme="minorEastAsia" w:hAnsi="Palatino Linotype" w:cs="Times New Roman"/>
          <w:sz w:val="22"/>
          <w:szCs w:val="22"/>
        </w:rPr>
        <w:t xml:space="preserve">In electrochemistry, transient </w:t>
      </w:r>
      <w:r w:rsidR="00C8078A" w:rsidRPr="00B11AA6">
        <w:rPr>
          <w:rFonts w:ascii="Palatino Linotype" w:eastAsiaTheme="minorEastAsia" w:hAnsi="Palatino Linotype" w:cs="Times New Roman"/>
          <w:sz w:val="22"/>
          <w:szCs w:val="22"/>
        </w:rPr>
        <w:t xml:space="preserve">models are of interest when we </w:t>
      </w:r>
      <w:r w:rsidR="003D170E" w:rsidRPr="00B11AA6">
        <w:rPr>
          <w:rFonts w:ascii="Palatino Linotype" w:eastAsiaTheme="minorEastAsia" w:hAnsi="Palatino Linotype" w:cs="Times New Roman"/>
          <w:sz w:val="22"/>
          <w:szCs w:val="22"/>
        </w:rPr>
        <w:t>study the dynamics of a process and how a system evolves toward equilibrium, such as during a sudden potential step or while exploring battery-charging behavior</w:t>
      </w:r>
      <w:r w:rsidR="00031C7D" w:rsidRPr="00B11AA6">
        <w:rPr>
          <w:rFonts w:ascii="Palatino Linotype" w:eastAsiaTheme="minorEastAsia" w:hAnsi="Palatino Linotype" w:cs="Times New Roman"/>
          <w:sz w:val="22"/>
          <w:szCs w:val="22"/>
        </w:rPr>
        <w:t xml:space="preserve">. </w:t>
      </w:r>
      <w:r w:rsidRPr="00B11AA6">
        <w:rPr>
          <w:rFonts w:ascii="Palatino Linotype" w:eastAsiaTheme="minorEastAsia" w:hAnsi="Palatino Linotype" w:cs="Times New Roman"/>
          <w:sz w:val="22"/>
          <w:szCs w:val="22"/>
        </w:rPr>
        <w:t xml:space="preserve">The standard numerical approach is the method of lines (MOL): discretize space first using </w:t>
      </w:r>
      <w:r w:rsidR="009813A9">
        <w:rPr>
          <w:rFonts w:ascii="Palatino Linotype" w:eastAsiaTheme="minorEastAsia" w:hAnsi="Palatino Linotype" w:cs="Times New Roman"/>
          <w:sz w:val="22"/>
          <w:szCs w:val="22"/>
        </w:rPr>
        <w:t xml:space="preserve">the </w:t>
      </w:r>
      <w:r w:rsidR="008131D7" w:rsidRPr="00B11AA6">
        <w:rPr>
          <w:rFonts w:ascii="Palatino Linotype" w:eastAsiaTheme="minorEastAsia" w:hAnsi="Palatino Linotype" w:cs="Times New Roman"/>
          <w:sz w:val="22"/>
          <w:szCs w:val="22"/>
        </w:rPr>
        <w:t>finite-volume method (</w:t>
      </w:r>
      <w:r w:rsidRPr="00B11AA6">
        <w:rPr>
          <w:rFonts w:ascii="Palatino Linotype" w:eastAsiaTheme="minorEastAsia" w:hAnsi="Palatino Linotype" w:cs="Times New Roman"/>
          <w:sz w:val="22"/>
          <w:szCs w:val="22"/>
        </w:rPr>
        <w:t>FVM</w:t>
      </w:r>
      <w:r w:rsidR="008131D7" w:rsidRPr="00B11AA6">
        <w:rPr>
          <w:rFonts w:ascii="Palatino Linotype" w:eastAsiaTheme="minorEastAsia" w:hAnsi="Palatino Linotype" w:cs="Times New Roman"/>
          <w:sz w:val="22"/>
          <w:szCs w:val="22"/>
        </w:rPr>
        <w:t>)</w:t>
      </w:r>
      <w:sdt>
        <w:sdtPr>
          <w:rPr>
            <w:rFonts w:ascii="Palatino Linotype" w:eastAsiaTheme="minorEastAsia" w:hAnsi="Palatino Linotype" w:cs="Times New Roman"/>
            <w:sz w:val="22"/>
            <w:szCs w:val="22"/>
            <w:vertAlign w:val="superscript"/>
          </w:rPr>
          <w:tag w:val="MENDELEY_CITATION_v3_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"/>
          <w:id w:val="-867984670"/>
          <w:placeholder>
            <w:docPart w:val="DefaultPlaceholder_-1854013440"/>
          </w:placeholder>
        </w:sdtPr>
        <w:sdtEndPr/>
        <w:sdtContent>
          <w:r w:rsidR="00725507" w:rsidRPr="00B11AA6">
            <w:rPr>
              <w:rFonts w:ascii="Palatino Linotype" w:eastAsiaTheme="minorEastAsia" w:hAnsi="Palatino Linotype" w:cs="Times New Roman"/>
              <w:sz w:val="22"/>
              <w:szCs w:val="22"/>
              <w:vertAlign w:val="superscript"/>
            </w:rPr>
            <w:t>2</w:t>
          </w:r>
        </w:sdtContent>
      </w:sdt>
      <w:r w:rsidRPr="00B11AA6">
        <w:rPr>
          <w:rFonts w:ascii="Palatino Linotype" w:eastAsiaTheme="minorEastAsia" w:hAnsi="Palatino Linotype" w:cs="Times New Roman"/>
          <w:sz w:val="22"/>
          <w:szCs w:val="22"/>
        </w:rPr>
        <w:t xml:space="preserve"> or</w:t>
      </w:r>
      <w:r w:rsidR="009813A9">
        <w:rPr>
          <w:rFonts w:ascii="Palatino Linotype" w:eastAsiaTheme="minorEastAsia" w:hAnsi="Palatino Linotype" w:cs="Times New Roman"/>
          <w:sz w:val="22"/>
          <w:szCs w:val="22"/>
        </w:rPr>
        <w:t xml:space="preserve"> the</w:t>
      </w:r>
      <w:r w:rsidR="008131D7" w:rsidRPr="00B11AA6">
        <w:rPr>
          <w:rFonts w:ascii="Palatino Linotype" w:eastAsiaTheme="minorEastAsia" w:hAnsi="Palatino Linotype" w:cs="Times New Roman"/>
          <w:sz w:val="22"/>
          <w:szCs w:val="22"/>
        </w:rPr>
        <w:t xml:space="preserve"> finite-difference method</w:t>
      </w:r>
      <w:r w:rsidRPr="00B11AA6">
        <w:rPr>
          <w:rFonts w:ascii="Palatino Linotype" w:eastAsiaTheme="minorEastAsia" w:hAnsi="Palatino Linotype" w:cs="Times New Roman"/>
          <w:sz w:val="22"/>
          <w:szCs w:val="22"/>
        </w:rPr>
        <w:t xml:space="preserve"> </w:t>
      </w:r>
      <w:r w:rsidR="008131D7" w:rsidRPr="00B11AA6">
        <w:rPr>
          <w:rFonts w:ascii="Palatino Linotype" w:eastAsiaTheme="minorEastAsia" w:hAnsi="Palatino Linotype" w:cs="Times New Roman"/>
          <w:sz w:val="22"/>
          <w:szCs w:val="22"/>
        </w:rPr>
        <w:t>(</w:t>
      </w:r>
      <w:r w:rsidRPr="00B11AA6">
        <w:rPr>
          <w:rFonts w:ascii="Palatino Linotype" w:eastAsiaTheme="minorEastAsia" w:hAnsi="Palatino Linotype" w:cs="Times New Roman"/>
          <w:sz w:val="22"/>
          <w:szCs w:val="22"/>
        </w:rPr>
        <w:t>FDM</w:t>
      </w:r>
      <w:r w:rsidR="00235111" w:rsidRPr="00B11AA6">
        <w:rPr>
          <w:rFonts w:ascii="Palatino Linotype" w:eastAsiaTheme="minorEastAsia" w:hAnsi="Palatino Linotype" w:cs="Times New Roman"/>
          <w:sz w:val="22"/>
          <w:szCs w:val="22"/>
        </w:rPr>
        <w:t>)</w:t>
      </w:r>
      <w:sdt>
        <w:sdtPr>
          <w:rPr>
            <w:rFonts w:ascii="Palatino Linotype" w:eastAsiaTheme="minorEastAsia" w:hAnsi="Palatino Linotype" w:cs="Times New Roman"/>
            <w:sz w:val="22"/>
            <w:szCs w:val="22"/>
            <w:vertAlign w:val="superscript"/>
          </w:rPr>
          <w:tag w:val="MENDELEY_CITATION_v3_eyJjaXRhdGlvbklEIjoiTUVOREVMRVlfQ0lUQVRJT05fOTc0NjA0MzAtNmVjYi00YzVkLTliODUtZDA1NmNiZDc4ZmUz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
          <w:id w:val="1620796415"/>
          <w:placeholder>
            <w:docPart w:val="DefaultPlaceholder_-1854013440"/>
          </w:placeholder>
        </w:sdtPr>
        <w:sdtEndPr/>
        <w:sdtContent>
          <w:r w:rsidR="00725507" w:rsidRPr="00B11AA6">
            <w:rPr>
              <w:rFonts w:ascii="Palatino Linotype" w:eastAsiaTheme="minorEastAsia" w:hAnsi="Palatino Linotype" w:cs="Times New Roman"/>
              <w:sz w:val="22"/>
              <w:szCs w:val="22"/>
              <w:vertAlign w:val="superscript"/>
            </w:rPr>
            <w:t>1</w:t>
          </w:r>
        </w:sdtContent>
      </w:sdt>
      <w:r w:rsidRPr="00B11AA6">
        <w:rPr>
          <w:rFonts w:ascii="Palatino Linotype" w:eastAsiaTheme="minorEastAsia" w:hAnsi="Palatino Linotype" w:cs="Times New Roman"/>
          <w:sz w:val="22"/>
          <w:szCs w:val="22"/>
        </w:rPr>
        <w:t xml:space="preserve"> to convert the PDE into a large system of ODEs in time</w:t>
      </w:r>
      <w:r w:rsidR="00E93EC2" w:rsidRPr="00B11AA6">
        <w:rPr>
          <w:rFonts w:ascii="Palatino Linotype" w:eastAsiaTheme="minorEastAsia" w:hAnsi="Palatino Linotype" w:cs="Times New Roman"/>
          <w:sz w:val="22"/>
          <w:szCs w:val="22"/>
        </w:rPr>
        <w:t>, much like we did for the elliptic PDEs</w:t>
      </w:r>
      <w:r w:rsidRPr="00B11AA6">
        <w:rPr>
          <w:rFonts w:ascii="Palatino Linotype" w:eastAsiaTheme="minorEastAsia" w:hAnsi="Palatino Linotype" w:cs="Times New Roman"/>
          <w:sz w:val="22"/>
          <w:szCs w:val="22"/>
        </w:rPr>
        <w:t xml:space="preserve">, then </w:t>
      </w:r>
      <w:r w:rsidR="003D170E" w:rsidRPr="00B11AA6">
        <w:rPr>
          <w:rFonts w:ascii="Palatino Linotype" w:eastAsiaTheme="minorEastAsia" w:hAnsi="Palatino Linotype" w:cs="Times New Roman"/>
          <w:sz w:val="22"/>
          <w:szCs w:val="22"/>
        </w:rPr>
        <w:t>integrate forward</w:t>
      </w:r>
      <w:r w:rsidR="009B3C90">
        <w:rPr>
          <w:rFonts w:ascii="Palatino Linotype" w:eastAsiaTheme="minorEastAsia" w:hAnsi="Palatino Linotype" w:cs="Times New Roman"/>
          <w:sz w:val="22"/>
          <w:szCs w:val="22"/>
        </w:rPr>
        <w:t xml:space="preserve"> in time</w:t>
      </w:r>
      <w:r w:rsidR="003D170E" w:rsidRPr="00B11AA6">
        <w:rPr>
          <w:rFonts w:ascii="Palatino Linotype" w:eastAsiaTheme="minorEastAsia" w:hAnsi="Palatino Linotype" w:cs="Times New Roman"/>
          <w:sz w:val="22"/>
          <w:szCs w:val="22"/>
        </w:rPr>
        <w:t xml:space="preserve"> using</w:t>
      </w:r>
      <w:r w:rsidR="00E93EC2" w:rsidRPr="00B11AA6">
        <w:rPr>
          <w:rFonts w:ascii="Palatino Linotype" w:eastAsiaTheme="minorEastAsia" w:hAnsi="Palatino Linotype" w:cs="Times New Roman"/>
          <w:sz w:val="22"/>
          <w:szCs w:val="22"/>
        </w:rPr>
        <w:t xml:space="preserve"> </w:t>
      </w:r>
      <w:r w:rsidRPr="00B11AA6">
        <w:rPr>
          <w:rFonts w:ascii="Palatino Linotype" w:eastAsiaTheme="minorEastAsia" w:hAnsi="Palatino Linotype" w:cs="Times New Roman"/>
          <w:sz w:val="22"/>
          <w:szCs w:val="22"/>
        </w:rPr>
        <w:t>explicit Euler</w:t>
      </w:r>
      <w:r w:rsidR="00664668" w:rsidRPr="00B11AA6">
        <w:rPr>
          <w:rFonts w:ascii="Palatino Linotype" w:eastAsiaTheme="minorEastAsia" w:hAnsi="Palatino Linotype" w:cs="Times New Roman"/>
          <w:sz w:val="22"/>
          <w:szCs w:val="22"/>
        </w:rPr>
        <w:t xml:space="preserve"> or</w:t>
      </w:r>
      <w:r w:rsidR="0025138B" w:rsidRPr="00B11AA6">
        <w:rPr>
          <w:rFonts w:ascii="Palatino Linotype" w:eastAsiaTheme="minorEastAsia" w:hAnsi="Palatino Linotype" w:cs="Times New Roman"/>
          <w:sz w:val="22"/>
          <w:szCs w:val="22"/>
        </w:rPr>
        <w:t xml:space="preserve"> Runge-Kutta </w:t>
      </w:r>
      <w:r w:rsidR="00E93EC2" w:rsidRPr="00B11AA6">
        <w:rPr>
          <w:rFonts w:ascii="Palatino Linotype" w:eastAsiaTheme="minorEastAsia" w:hAnsi="Palatino Linotype" w:cs="Times New Roman"/>
          <w:sz w:val="22"/>
          <w:szCs w:val="22"/>
        </w:rPr>
        <w:t>(</w:t>
      </w:r>
      <w:commentRangeStart w:id="15"/>
      <w:r w:rsidRPr="00B11AA6">
        <w:rPr>
          <w:rFonts w:ascii="Palatino Linotype" w:eastAsiaTheme="minorEastAsia" w:hAnsi="Palatino Linotype" w:cs="Times New Roman"/>
          <w:sz w:val="22"/>
          <w:szCs w:val="22"/>
        </w:rPr>
        <w:t>scipy.integrate.solve_ivp</w:t>
      </w:r>
      <w:r w:rsidR="00E93EC2" w:rsidRPr="00B11AA6">
        <w:rPr>
          <w:rFonts w:ascii="Palatino Linotype" w:eastAsiaTheme="minorEastAsia" w:hAnsi="Palatino Linotype" w:cs="Times New Roman"/>
          <w:sz w:val="22"/>
          <w:szCs w:val="22"/>
        </w:rPr>
        <w:t xml:space="preserve"> </w:t>
      </w:r>
      <w:commentRangeEnd w:id="15"/>
      <w:r w:rsidR="002F74EA" w:rsidRPr="00B11AA6">
        <w:rPr>
          <w:rStyle w:val="CommentReference"/>
          <w:rFonts w:ascii="Palatino Linotype" w:eastAsiaTheme="minorEastAsia" w:hAnsi="Palatino Linotype" w:cs="Times New Roman"/>
          <w:sz w:val="22"/>
          <w:szCs w:val="22"/>
        </w:rPr>
        <w:commentReference w:id="15"/>
      </w:r>
      <w:r w:rsidR="00E93EC2" w:rsidRPr="00B11AA6">
        <w:rPr>
          <w:rFonts w:ascii="Palatino Linotype" w:eastAsiaTheme="minorEastAsia" w:hAnsi="Palatino Linotype" w:cs="Times New Roman"/>
          <w:sz w:val="22"/>
          <w:szCs w:val="22"/>
        </w:rPr>
        <w:t>in Python</w:t>
      </w:r>
      <w:r w:rsidR="00664668" w:rsidRPr="00B11AA6">
        <w:rPr>
          <w:rFonts w:ascii="Palatino Linotype" w:eastAsiaTheme="minorEastAsia" w:hAnsi="Palatino Linotype" w:cs="Times New Roman"/>
          <w:sz w:val="22"/>
          <w:szCs w:val="22"/>
        </w:rPr>
        <w:t xml:space="preserve"> possesses a variety of other methods for this integration</w:t>
      </w:r>
      <w:r w:rsidR="00235111" w:rsidRPr="00B11AA6">
        <w:rPr>
          <w:rFonts w:ascii="Palatino Linotype" w:eastAsiaTheme="minorEastAsia" w:hAnsi="Palatino Linotype" w:cs="Times New Roman"/>
          <w:sz w:val="22"/>
          <w:szCs w:val="22"/>
        </w:rPr>
        <w:t xml:space="preserve"> and is documented online</w:t>
      </w:r>
      <w:r w:rsidRPr="00B11AA6">
        <w:rPr>
          <w:rFonts w:ascii="Palatino Linotype" w:eastAsiaTheme="minorEastAsia" w:hAnsi="Palatino Linotype" w:cs="Times New Roman"/>
          <w:sz w:val="22"/>
          <w:szCs w:val="22"/>
        </w:rPr>
        <w:t>). Parabolic problems require both boundary conditions </w:t>
      </w:r>
      <w:r w:rsidRPr="00B11AA6">
        <w:rPr>
          <w:rFonts w:ascii="Palatino Linotype" w:eastAsiaTheme="minorEastAsia" w:hAnsi="Palatino Linotype" w:cs="Times New Roman"/>
          <w:i/>
          <w:iCs/>
          <w:sz w:val="22"/>
          <w:szCs w:val="22"/>
        </w:rPr>
        <w:t>and</w:t>
      </w:r>
      <w:r w:rsidRPr="00B11AA6">
        <w:rPr>
          <w:rFonts w:ascii="Palatino Linotype" w:eastAsiaTheme="minorEastAsia" w:hAnsi="Palatino Linotype" w:cs="Times New Roman"/>
          <w:sz w:val="22"/>
          <w:szCs w:val="22"/>
        </w:rPr>
        <w:t> an initial condition.</w:t>
      </w:r>
    </w:p>
    <w:p w14:paraId="31C74638" w14:textId="77777777" w:rsidR="00CB3CE1" w:rsidRPr="00B11AA6" w:rsidRDefault="0064295F" w:rsidP="006B6D72">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sz w:val="22"/>
          <w:szCs w:val="22"/>
        </w:rPr>
        <w:t>Hyperbolic PDEs </w:t>
      </w:r>
      <w:r w:rsidR="00CB3CE1" w:rsidRPr="00B11AA6">
        <w:rPr>
          <w:rFonts w:ascii="Palatino Linotype" w:eastAsiaTheme="minorEastAsia" w:hAnsi="Palatino Linotype" w:cs="Times New Roman"/>
          <w:sz w:val="22"/>
          <w:szCs w:val="22"/>
        </w:rPr>
        <w:t>involve second-order derivatives in both time and space</w:t>
      </w:r>
      <w:r w:rsidRPr="00B11AA6">
        <w:rPr>
          <w:rFonts w:ascii="Palatino Linotype" w:eastAsiaTheme="minorEastAsia" w:hAnsi="Palatino Linotype" w:cs="Times New Roman"/>
          <w:sz w:val="22"/>
          <w:szCs w:val="22"/>
        </w:rPr>
        <w:t>.</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64AB488D" w14:textId="77777777">
        <w:tc>
          <w:tcPr>
            <w:tcW w:w="900" w:type="dxa"/>
            <w:vAlign w:val="center"/>
          </w:tcPr>
          <w:p w14:paraId="718D7F4E" w14:textId="77777777" w:rsidR="00FE510E" w:rsidRPr="00B11AA6" w:rsidRDefault="00FE510E"/>
        </w:tc>
        <w:tc>
          <w:tcPr>
            <w:tcW w:w="7560" w:type="dxa"/>
            <w:vAlign w:val="center"/>
          </w:tcPr>
          <w:p w14:paraId="5C59D350" w14:textId="77777777" w:rsidR="00FE510E" w:rsidRPr="00B11AA6" w:rsidRDefault="00716590">
            <w:pPr>
              <w:jc w:val="center"/>
            </w:pPr>
            <m:oMathPara>
              <m:oMath>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ϕ</m:t>
                    </m:r>
                  </m:num>
                  <m:den>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t</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ϕ</m:t>
                    </m:r>
                  </m:num>
                  <m:den>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m:t>
                </m:r>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r>
                      <w:rPr>
                        <w:rFonts w:ascii="Cambria Math" w:eastAsiaTheme="minorEastAsia" w:hAnsi="Cambria Math" w:cs="Times New Roman"/>
                        <w:sz w:val="22"/>
                        <w:szCs w:val="22"/>
                      </w:rPr>
                      <m:t>,</m:t>
                    </m:r>
                    <m:r>
                      <w:rPr>
                        <w:rFonts w:ascii="Cambria Math" w:eastAsiaTheme="minorEastAsia" w:hAnsi="Cambria Math" w:cs="Times New Roman"/>
                        <w:sz w:val="22"/>
                        <w:szCs w:val="22"/>
                      </w:rPr>
                      <m:t>t</m:t>
                    </m:r>
                  </m:e>
                </m:d>
              </m:oMath>
            </m:oMathPara>
          </w:p>
        </w:tc>
        <w:tc>
          <w:tcPr>
            <w:tcW w:w="900" w:type="dxa"/>
            <w:vAlign w:val="center"/>
          </w:tcPr>
          <w:p w14:paraId="7D0C8730" w14:textId="5A3990C4" w:rsidR="00FE510E" w:rsidRPr="00B11AA6" w:rsidRDefault="00FE510E">
            <w:pPr>
              <w:jc w:val="right"/>
            </w:pPr>
            <w:r w:rsidRPr="00B11AA6">
              <w:rPr>
                <w:rFonts w:ascii="Palatino Linotype" w:hAnsi="Palatino Linotype" w:cs="Times New Roman"/>
                <w:sz w:val="22"/>
                <w:szCs w:val="22"/>
              </w:rPr>
              <w:t>(</w:t>
            </w:r>
            <w:bookmarkStart w:id="16" w:name="Eq85"/>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10</w:t>
            </w:r>
            <w:r w:rsidRPr="00B11AA6">
              <w:rPr>
                <w:rFonts w:ascii="Palatino Linotype" w:hAnsi="Palatino Linotype" w:cs="Times New Roman"/>
                <w:sz w:val="22"/>
                <w:szCs w:val="22"/>
              </w:rPr>
              <w:fldChar w:fldCharType="end"/>
            </w:r>
            <w:bookmarkEnd w:id="16"/>
            <w:r w:rsidRPr="00B11AA6">
              <w:rPr>
                <w:rFonts w:ascii="Palatino Linotype" w:hAnsi="Palatino Linotype" w:cs="Times New Roman"/>
                <w:sz w:val="22"/>
                <w:szCs w:val="22"/>
              </w:rPr>
              <w:t>)</w:t>
            </w:r>
          </w:p>
        </w:tc>
      </w:tr>
    </w:tbl>
    <w:p w14:paraId="01A5F78F" w14:textId="4D9397D8" w:rsidR="0036761A" w:rsidRPr="00B11AA6" w:rsidRDefault="00C454C2" w:rsidP="006B6D72">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sz w:val="22"/>
          <w:szCs w:val="22"/>
        </w:rPr>
        <w:t>Because this equation is second</w:t>
      </w:r>
      <w:r w:rsidR="008131D7" w:rsidRPr="00B11AA6">
        <w:rPr>
          <w:rFonts w:ascii="Palatino Linotype" w:eastAsiaTheme="minorEastAsia" w:hAnsi="Palatino Linotype" w:cs="Times New Roman"/>
          <w:sz w:val="22"/>
          <w:szCs w:val="22"/>
        </w:rPr>
        <w:t xml:space="preserve"> </w:t>
      </w:r>
      <w:r w:rsidRPr="00B11AA6">
        <w:rPr>
          <w:rFonts w:ascii="Palatino Linotype" w:eastAsiaTheme="minorEastAsia" w:hAnsi="Palatino Linotype" w:cs="Times New Roman"/>
          <w:sz w:val="22"/>
          <w:szCs w:val="22"/>
        </w:rPr>
        <w:t xml:space="preserve">order in both time and space, </w:t>
      </w:r>
      <w:r w:rsidR="00456406" w:rsidRPr="00B11AA6">
        <w:rPr>
          <w:rFonts w:ascii="Palatino Linotype" w:eastAsiaTheme="minorEastAsia" w:hAnsi="Palatino Linotype" w:cs="Times New Roman"/>
          <w:sz w:val="22"/>
          <w:szCs w:val="22"/>
        </w:rPr>
        <w:t>the numerical model requires</w:t>
      </w:r>
      <w:r w:rsidR="00A30FF3" w:rsidRPr="00B11AA6">
        <w:rPr>
          <w:rFonts w:ascii="Palatino Linotype" w:eastAsiaTheme="minorEastAsia" w:hAnsi="Palatino Linotype" w:cs="Times New Roman"/>
          <w:sz w:val="22"/>
          <w:szCs w:val="22"/>
        </w:rPr>
        <w:t xml:space="preserve"> the initial time derivative of the field variable in addition to the</w:t>
      </w:r>
      <w:r w:rsidR="00456406" w:rsidRPr="00B11AA6">
        <w:rPr>
          <w:rFonts w:ascii="Palatino Linotype" w:eastAsiaTheme="minorEastAsia" w:hAnsi="Palatino Linotype" w:cs="Times New Roman"/>
          <w:sz w:val="22"/>
          <w:szCs w:val="22"/>
        </w:rPr>
        <w:t xml:space="preserve"> initial condition</w:t>
      </w:r>
      <w:r w:rsidR="00045899" w:rsidRPr="00B11AA6">
        <w:rPr>
          <w:rFonts w:ascii="Palatino Linotype" w:eastAsiaTheme="minorEastAsia" w:hAnsi="Palatino Linotype" w:cs="Times New Roman"/>
          <w:sz w:val="22"/>
          <w:szCs w:val="22"/>
        </w:rPr>
        <w:t xml:space="preserve"> and boundary conditions required for the elliptic and parabolic</w:t>
      </w:r>
      <w:r w:rsidR="00456406" w:rsidRPr="00B11AA6">
        <w:rPr>
          <w:rFonts w:ascii="Palatino Linotype" w:eastAsiaTheme="minorEastAsia" w:hAnsi="Palatino Linotype" w:cs="Times New Roman"/>
          <w:sz w:val="22"/>
          <w:szCs w:val="22"/>
        </w:rPr>
        <w:t xml:space="preserve"> PDEs</w:t>
      </w:r>
      <w:r w:rsidR="00A30FF3" w:rsidRPr="00B11AA6">
        <w:rPr>
          <w:rFonts w:ascii="Palatino Linotype" w:eastAsiaTheme="minorEastAsia" w:hAnsi="Palatino Linotype" w:cs="Times New Roman"/>
          <w:sz w:val="22"/>
          <w:szCs w:val="22"/>
        </w:rPr>
        <w:t xml:space="preserve">. </w:t>
      </w:r>
      <w:r w:rsidR="00960A74" w:rsidRPr="00B11AA6">
        <w:rPr>
          <w:rFonts w:ascii="Palatino Linotype" w:eastAsiaTheme="minorEastAsia" w:hAnsi="Palatino Linotype" w:cs="Times New Roman"/>
          <w:sz w:val="22"/>
          <w:szCs w:val="22"/>
        </w:rPr>
        <w:t xml:space="preserve">Hyperbolic PDEs are uncommon in </w:t>
      </w:r>
      <w:r w:rsidR="00887895" w:rsidRPr="00B11AA6">
        <w:rPr>
          <w:rFonts w:ascii="Palatino Linotype" w:eastAsiaTheme="minorEastAsia" w:hAnsi="Palatino Linotype" w:cs="Times New Roman"/>
          <w:sz w:val="22"/>
          <w:szCs w:val="22"/>
        </w:rPr>
        <w:t>electrochemistry</w:t>
      </w:r>
      <w:r w:rsidR="00B332BA" w:rsidRPr="00B11AA6">
        <w:rPr>
          <w:rFonts w:ascii="Palatino Linotype" w:eastAsiaTheme="minorEastAsia" w:hAnsi="Palatino Linotype" w:cs="Times New Roman"/>
          <w:sz w:val="22"/>
          <w:szCs w:val="22"/>
        </w:rPr>
        <w:t>; they arise mainly in wave-like problems, whereas impedance methods such as EIS are usually treated as a frequency-domain linearization of the diffusion (parabolic) response</w:t>
      </w:r>
      <w:r w:rsidR="00887895" w:rsidRPr="00B11AA6">
        <w:rPr>
          <w:rFonts w:ascii="Palatino Linotype" w:eastAsiaTheme="minorEastAsia" w:hAnsi="Palatino Linotype" w:cs="Times New Roman"/>
          <w:sz w:val="22"/>
          <w:szCs w:val="22"/>
        </w:rPr>
        <w:t xml:space="preserve">. The standard numerical approach is </w:t>
      </w:r>
      <w:r w:rsidR="008C19A0" w:rsidRPr="00B11AA6">
        <w:rPr>
          <w:rFonts w:ascii="Palatino Linotype" w:eastAsiaTheme="minorEastAsia" w:hAnsi="Palatino Linotype" w:cs="Times New Roman"/>
          <w:sz w:val="22"/>
          <w:szCs w:val="22"/>
        </w:rPr>
        <w:t xml:space="preserve">again </w:t>
      </w:r>
      <w:r w:rsidR="00045899" w:rsidRPr="00B11AA6">
        <w:rPr>
          <w:rFonts w:ascii="Palatino Linotype" w:eastAsiaTheme="minorEastAsia" w:hAnsi="Palatino Linotype" w:cs="Times New Roman"/>
          <w:sz w:val="22"/>
          <w:szCs w:val="22"/>
        </w:rPr>
        <w:t>the method of lines, now</w:t>
      </w:r>
      <w:r w:rsidR="0036761A" w:rsidRPr="00B11AA6">
        <w:rPr>
          <w:rFonts w:ascii="Palatino Linotype" w:eastAsiaTheme="minorEastAsia" w:hAnsi="Palatino Linotype" w:cs="Times New Roman"/>
          <w:sz w:val="22"/>
          <w:szCs w:val="22"/>
        </w:rPr>
        <w:t xml:space="preserve"> splitting the equation into two coupled first-order PDEs. For</w:t>
      </w:r>
      <w:r w:rsidR="009C206E" w:rsidRPr="00B11AA6">
        <w:rPr>
          <w:rFonts w:ascii="Palatino Linotype" w:eastAsiaTheme="minorEastAsia" w:hAnsi="Palatino Linotype" w:cs="Times New Roman"/>
          <w:sz w:val="22"/>
          <w:szCs w:val="22"/>
        </w:rPr>
        <w:t xml:space="preserve"> example, let</w:t>
      </w:r>
      <w:r w:rsidR="00045899" w:rsidRPr="00B11AA6">
        <w:rPr>
          <w:rFonts w:ascii="Palatino Linotype" w:eastAsiaTheme="minorEastAsia" w:hAnsi="Palatino Linotype" w:cs="Times New Roman"/>
          <w:sz w:val="22"/>
          <w:szCs w:val="22"/>
        </w:rPr>
        <w:t xml:space="preserve"> us</w:t>
      </w:r>
      <w:r w:rsidR="009C206E" w:rsidRPr="00B11AA6">
        <w:rPr>
          <w:rFonts w:ascii="Palatino Linotype" w:eastAsiaTheme="minorEastAsia" w:hAnsi="Palatino Linotype" w:cs="Times New Roman"/>
          <w:sz w:val="22"/>
          <w:szCs w:val="22"/>
        </w:rPr>
        <w:t xml:space="preserve"> say that </w:t>
      </w:r>
      <m:oMath>
        <m:r>
          <w:rPr>
            <w:rFonts w:ascii="Cambria Math" w:eastAsiaTheme="minorEastAsia" w:hAnsi="Cambria Math" w:cs="Times New Roman"/>
            <w:sz w:val="22"/>
            <w:szCs w:val="22"/>
          </w:rPr>
          <m:t>a=ϕ</m:t>
        </m:r>
      </m:oMath>
      <w:r w:rsidR="00396DFF" w:rsidRPr="00B11AA6">
        <w:rPr>
          <w:rFonts w:ascii="Palatino Linotype" w:eastAsiaTheme="minorEastAsia" w:hAnsi="Palatino Linotype" w:cs="Times New Roman"/>
          <w:sz w:val="22"/>
          <w:szCs w:val="22"/>
        </w:rPr>
        <w:t xml:space="preserve">, and </w:t>
      </w:r>
      <m:oMath>
        <m:r>
          <w:rPr>
            <w:rFonts w:ascii="Cambria Math" w:eastAsiaTheme="minorEastAsia" w:hAnsi="Cambria Math" w:cs="Times New Roman"/>
            <w:sz w:val="22"/>
            <w:szCs w:val="22"/>
          </w:rPr>
          <m:t>b=</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∂ϕ</m:t>
            </m:r>
          </m:num>
          <m:den>
            <m:r>
              <w:rPr>
                <w:rFonts w:ascii="Cambria Math" w:eastAsiaTheme="minorEastAsia" w:hAnsi="Cambria Math" w:cs="Times New Roman"/>
                <w:sz w:val="22"/>
                <w:szCs w:val="22"/>
              </w:rPr>
              <m:t>∂t</m:t>
            </m:r>
          </m:den>
        </m:f>
      </m:oMath>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3FCDCD2A" w14:textId="77777777">
        <w:tc>
          <w:tcPr>
            <w:tcW w:w="900" w:type="dxa"/>
            <w:vAlign w:val="center"/>
          </w:tcPr>
          <w:p w14:paraId="4448198D" w14:textId="77777777" w:rsidR="00FE510E" w:rsidRPr="00B11AA6" w:rsidRDefault="00FE510E"/>
        </w:tc>
        <w:tc>
          <w:tcPr>
            <w:tcW w:w="7560" w:type="dxa"/>
            <w:vAlign w:val="center"/>
          </w:tcPr>
          <w:p w14:paraId="1D0920B3" w14:textId="77777777" w:rsidR="00FE510E" w:rsidRPr="00B11AA6" w:rsidRDefault="00716590">
            <w:pPr>
              <w:jc w:val="center"/>
            </w:pPr>
            <m:oMathPara>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∂a</m:t>
                    </m:r>
                  </m:num>
                  <m:den>
                    <m:r>
                      <w:rPr>
                        <w:rFonts w:ascii="Cambria Math" w:eastAsiaTheme="minorEastAsia" w:hAnsi="Cambria Math" w:cs="Times New Roman"/>
                        <w:sz w:val="22"/>
                        <w:szCs w:val="22"/>
                      </w:rPr>
                      <m:t>∂t</m:t>
                    </m:r>
                  </m:den>
                </m:f>
                <m:r>
                  <w:rPr>
                    <w:rFonts w:ascii="Cambria Math" w:eastAsiaTheme="minorEastAsia" w:hAnsi="Cambria Math" w:cs="Times New Roman"/>
                    <w:sz w:val="22"/>
                    <w:szCs w:val="22"/>
                  </w:rPr>
                  <m:t>=</m:t>
                </m:r>
                <m:r>
                  <w:rPr>
                    <w:rFonts w:ascii="Cambria Math" w:eastAsiaTheme="minorEastAsia" w:hAnsi="Cambria Math" w:cs="Times New Roman"/>
                    <w:sz w:val="22"/>
                    <w:szCs w:val="22"/>
                  </w:rPr>
                  <m:t>b</m:t>
                </m:r>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∂b</m:t>
                    </m:r>
                  </m:num>
                  <m:den>
                    <m:r>
                      <w:rPr>
                        <w:rFonts w:ascii="Cambria Math" w:eastAsiaTheme="minorEastAsia" w:hAnsi="Cambria Math" w:cs="Times New Roman"/>
                        <w:sz w:val="22"/>
                        <w:szCs w:val="22"/>
                      </w:rPr>
                      <m:t>∂t</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ϕ</m:t>
                        </m:r>
                      </m:e>
                      <m:sub>
                        <m:r>
                          <w:rPr>
                            <w:rFonts w:ascii="Cambria Math" w:eastAsiaTheme="minorEastAsia" w:hAnsi="Cambria Math" w:cs="Times New Roman"/>
                            <w:sz w:val="22"/>
                            <w:szCs w:val="22"/>
                          </w:rPr>
                          <m:t>i</m:t>
                        </m:r>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r>
                      <w:rPr>
                        <w:rFonts w:ascii="Cambria Math" w:eastAsiaTheme="minorEastAsia" w:hAnsi="Cambria Math" w:cs="Times New Roman"/>
                        <w:sz w:val="22"/>
                        <w:szCs w:val="22"/>
                      </w:rPr>
                      <m:t>2</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ϕ</m:t>
                        </m:r>
                      </m:e>
                      <m:sub>
                        <m:r>
                          <w:rPr>
                            <w:rFonts w:ascii="Cambria Math" w:eastAsiaTheme="minorEastAsia" w:hAnsi="Cambria Math" w:cs="Times New Roman"/>
                            <w:sz w:val="22"/>
                            <w:szCs w:val="22"/>
                          </w:rPr>
                          <m:t>i</m:t>
                        </m:r>
                        <m:r>
                          <w:rPr>
                            <w:rFonts w:ascii="Cambria Math" w:eastAsiaTheme="minorEastAsia" w:hAnsi="Cambria Math" w:cs="Times New Roman"/>
                            <w:sz w:val="22"/>
                            <w:szCs w:val="22"/>
                          </w:rPr>
                          <m:t xml:space="preserve"> </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ϕ</m:t>
                        </m:r>
                      </m:e>
                      <m:sub>
                        <m:r>
                          <w:rPr>
                            <w:rFonts w:ascii="Cambria Math" w:eastAsiaTheme="minorEastAsia" w:hAnsi="Cambria Math" w:cs="Times New Roman"/>
                            <w:sz w:val="22"/>
                            <w:szCs w:val="22"/>
                          </w:rPr>
                          <m:t>i</m:t>
                        </m:r>
                        <m:r>
                          <w:rPr>
                            <w:rFonts w:ascii="Cambria Math" w:eastAsiaTheme="minorEastAsia" w:hAnsi="Cambria Math" w:cs="Times New Roman"/>
                            <w:sz w:val="22"/>
                            <w:szCs w:val="22"/>
                          </w:rPr>
                          <m:t>-</m:t>
                        </m:r>
                        <m:r>
                          <w:rPr>
                            <w:rFonts w:ascii="Cambria Math" w:eastAsiaTheme="minorEastAsia" w:hAnsi="Cambria Math" w:cs="Times New Roman"/>
                            <w:sz w:val="22"/>
                            <w:szCs w:val="22"/>
                          </w:rPr>
                          <m:t>1</m:t>
                        </m:r>
                      </m:sub>
                    </m:sSub>
                  </m:num>
                  <m:den>
                    <m:r>
                      <m:rPr>
                        <m:sty m:val="p"/>
                      </m:rPr>
                      <w:rPr>
                        <w:rFonts w:ascii="Cambria Math" w:eastAsiaTheme="minorEastAsia" w:hAnsi="Cambria Math" w:cs="Times New Roman"/>
                        <w:sz w:val="22"/>
                        <w:szCs w:val="22"/>
                      </w:rPr>
                      <m:t>Δ</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m:t>
                </m:r>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r>
                      <w:rPr>
                        <w:rFonts w:ascii="Cambria Math" w:eastAsiaTheme="minorEastAsia" w:hAnsi="Cambria Math" w:cs="Times New Roman"/>
                        <w:sz w:val="22"/>
                        <w:szCs w:val="22"/>
                      </w:rPr>
                      <m:t>,</m:t>
                    </m:r>
                    <m:r>
                      <w:rPr>
                        <w:rFonts w:ascii="Cambria Math" w:eastAsiaTheme="minorEastAsia" w:hAnsi="Cambria Math" w:cs="Times New Roman"/>
                        <w:sz w:val="22"/>
                        <w:szCs w:val="22"/>
                      </w:rPr>
                      <m:t>t</m:t>
                    </m:r>
                  </m:e>
                </m:d>
              </m:oMath>
            </m:oMathPara>
          </w:p>
        </w:tc>
        <w:tc>
          <w:tcPr>
            <w:tcW w:w="900" w:type="dxa"/>
            <w:vAlign w:val="center"/>
          </w:tcPr>
          <w:p w14:paraId="02382AC7" w14:textId="05A59B5D" w:rsidR="00FE510E" w:rsidRPr="00B11AA6" w:rsidRDefault="00FE510E">
            <w:pPr>
              <w:jc w:val="right"/>
            </w:pPr>
            <w:r w:rsidRPr="00B11AA6">
              <w:rPr>
                <w:rFonts w:ascii="Palatino Linotype" w:hAnsi="Palatino Linotype" w:cs="Times New Roman"/>
                <w:sz w:val="22"/>
                <w:szCs w:val="22"/>
              </w:rPr>
              <w:t>(</w:t>
            </w:r>
            <w:bookmarkStart w:id="17" w:name="Eq87"/>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11</w:t>
            </w:r>
            <w:r w:rsidRPr="00B11AA6">
              <w:rPr>
                <w:rFonts w:ascii="Palatino Linotype" w:hAnsi="Palatino Linotype" w:cs="Times New Roman"/>
                <w:sz w:val="22"/>
                <w:szCs w:val="22"/>
              </w:rPr>
              <w:fldChar w:fldCharType="end"/>
            </w:r>
            <w:bookmarkEnd w:id="17"/>
            <w:r w:rsidRPr="00B11AA6">
              <w:rPr>
                <w:rFonts w:ascii="Palatino Linotype" w:hAnsi="Palatino Linotype" w:cs="Times New Roman"/>
                <w:sz w:val="22"/>
                <w:szCs w:val="22"/>
              </w:rPr>
              <w:t>)</w:t>
            </w:r>
          </w:p>
        </w:tc>
      </w:tr>
    </w:tbl>
    <w:p w14:paraId="73679E95" w14:textId="2FE8280C" w:rsidR="003B6C18" w:rsidRPr="00B11AA6" w:rsidRDefault="00E9550E" w:rsidP="00972F13">
      <w:pPr>
        <w:jc w:val="both"/>
        <w:rPr>
          <w:rFonts w:ascii="Palatino Linotype" w:hAnsi="Palatino Linotype" w:cs="Times New Roman"/>
          <w:sz w:val="22"/>
          <w:szCs w:val="22"/>
        </w:rPr>
      </w:pPr>
      <w:r w:rsidRPr="00B11AA6">
        <w:rPr>
          <w:rFonts w:ascii="Palatino Linotype" w:eastAsiaTheme="minorEastAsia" w:hAnsi="Palatino Linotype" w:cs="Times New Roman"/>
          <w:sz w:val="22"/>
          <w:szCs w:val="22"/>
        </w:rPr>
        <w:t xml:space="preserve">After spatial discretization, this becomes a system of first-order ODEs in time that can be integrated forward using the same method-of-lines approach used for parabolic </w:t>
      </w:r>
      <w:r w:rsidR="00953F8F" w:rsidRPr="00B11AA6">
        <w:rPr>
          <w:rFonts w:ascii="Palatino Linotype" w:eastAsiaTheme="minorEastAsia" w:hAnsi="Palatino Linotype" w:cs="Times New Roman"/>
          <w:sz w:val="22"/>
          <w:szCs w:val="22"/>
        </w:rPr>
        <w:t>problems but</w:t>
      </w:r>
      <w:r w:rsidRPr="00B11AA6">
        <w:rPr>
          <w:rFonts w:ascii="Palatino Linotype" w:eastAsiaTheme="minorEastAsia" w:hAnsi="Palatino Linotype" w:cs="Times New Roman"/>
          <w:sz w:val="22"/>
          <w:szCs w:val="22"/>
        </w:rPr>
        <w:t xml:space="preserve"> now applied to a </w:t>
      </w:r>
      <m:oMath>
        <m:r>
          <w:rPr>
            <w:rFonts w:ascii="Cambria Math" w:eastAsiaTheme="minorEastAsia" w:hAnsi="Cambria Math" w:cs="Times New Roman"/>
            <w:sz w:val="22"/>
            <w:szCs w:val="22"/>
          </w:rPr>
          <m:t xml:space="preserve">2N </m:t>
        </m:r>
      </m:oMath>
      <w:r w:rsidRPr="00B11AA6">
        <w:rPr>
          <w:rFonts w:ascii="Palatino Linotype" w:eastAsiaTheme="minorEastAsia" w:hAnsi="Palatino Linotype" w:cs="Times New Roman"/>
          <w:sz w:val="22"/>
          <w:szCs w:val="22"/>
        </w:rPr>
        <w:t xml:space="preserve">dimensional state vector </w:t>
      </w:r>
      <m:oMath>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oMath>
      <w:r w:rsidR="00ED229A" w:rsidRPr="00B11AA6">
        <w:rPr>
          <w:rFonts w:ascii="Palatino Linotype" w:eastAsiaTheme="minorEastAsia" w:hAnsi="Palatino Linotype" w:cs="Times New Roman"/>
          <w:sz w:val="22"/>
          <w:szCs w:val="22"/>
        </w:rPr>
        <w:t xml:space="preserve">. </w:t>
      </w:r>
      <w:r w:rsidR="00AA1FA7" w:rsidRPr="00B11AA6">
        <w:rPr>
          <w:rFonts w:ascii="Palatino Linotype" w:eastAsiaTheme="minorEastAsia" w:hAnsi="Palatino Linotype" w:cs="Times New Roman"/>
          <w:sz w:val="22"/>
          <w:szCs w:val="22"/>
        </w:rPr>
        <w:t>This approach of reducing higher order differential equation through multiple-first order differential equations is general.</w:t>
      </w:r>
      <w:sdt>
        <w:sdtPr>
          <w:rPr>
            <w:rFonts w:ascii="Palatino Linotype" w:eastAsiaTheme="minorEastAsia" w:hAnsi="Palatino Linotype" w:cs="Times New Roman"/>
            <w:sz w:val="22"/>
            <w:szCs w:val="22"/>
            <w:vertAlign w:val="superscript"/>
          </w:rPr>
          <w:tag w:val="MENDELEY_CITATION_v3_eyJjaXRhdGlvbklEIjoiTUVOREVMRVlfQ0lUQVRJT05fZjRlZGJlNDEtYmY1ZS00NGY0LWI0MTctZmI3ZjEwZWNlYjI3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
          <w:id w:val="-434745931"/>
          <w:placeholder>
            <w:docPart w:val="DefaultPlaceholder_-1854013440"/>
          </w:placeholder>
        </w:sdtPr>
        <w:sdtEndPr/>
        <w:sdtContent>
          <w:r w:rsidR="00725507" w:rsidRPr="00B11AA6">
            <w:rPr>
              <w:rFonts w:ascii="Palatino Linotype" w:eastAsiaTheme="minorEastAsia" w:hAnsi="Palatino Linotype" w:cs="Times New Roman"/>
              <w:sz w:val="22"/>
              <w:szCs w:val="22"/>
              <w:vertAlign w:val="superscript"/>
            </w:rPr>
            <w:t>1</w:t>
          </w:r>
        </w:sdtContent>
      </w:sdt>
    </w:p>
    <w:p w14:paraId="07A175A0" w14:textId="2C5314C6" w:rsidR="002D3C62" w:rsidRPr="00B11AA6" w:rsidRDefault="002D3C62" w:rsidP="0035218D">
      <w:pPr>
        <w:pStyle w:val="Heading1"/>
        <w:rPr>
          <w:rFonts w:ascii="Lato" w:hAnsi="Lato"/>
          <w:b/>
          <w:color w:val="auto"/>
          <w:sz w:val="24"/>
          <w:szCs w:val="22"/>
        </w:rPr>
      </w:pPr>
      <w:r w:rsidRPr="00B11AA6">
        <w:rPr>
          <w:rFonts w:ascii="Lato" w:hAnsi="Lato"/>
          <w:b/>
          <w:color w:val="auto"/>
          <w:sz w:val="24"/>
          <w:szCs w:val="22"/>
        </w:rPr>
        <w:t>Boundary</w:t>
      </w:r>
      <w:r w:rsidR="00987E3B" w:rsidRPr="00B11AA6">
        <w:rPr>
          <w:rFonts w:ascii="Lato" w:hAnsi="Lato"/>
          <w:b/>
          <w:color w:val="auto"/>
          <w:sz w:val="24"/>
          <w:szCs w:val="22"/>
        </w:rPr>
        <w:t xml:space="preserve"> and Initial</w:t>
      </w:r>
      <w:r w:rsidRPr="00B11AA6">
        <w:rPr>
          <w:rFonts w:ascii="Lato" w:hAnsi="Lato"/>
          <w:b/>
          <w:color w:val="auto"/>
          <w:sz w:val="24"/>
          <w:szCs w:val="22"/>
        </w:rPr>
        <w:t xml:space="preserve"> Conditions for Electrochemical Systems</w:t>
      </w:r>
    </w:p>
    <w:p w14:paraId="42771B54" w14:textId="307E8632" w:rsidR="00686BE2" w:rsidRPr="00B11AA6" w:rsidRDefault="00686BE2" w:rsidP="00686BE2">
      <w:pPr>
        <w:jc w:val="both"/>
        <w:rPr>
          <w:rFonts w:ascii="Palatino Linotype" w:hAnsi="Palatino Linotype" w:cs="Times New Roman"/>
          <w:sz w:val="22"/>
          <w:szCs w:val="22"/>
        </w:rPr>
      </w:pPr>
      <w:r w:rsidRPr="00B11AA6">
        <w:rPr>
          <w:rFonts w:ascii="Palatino Linotype" w:hAnsi="Palatino Linotype" w:cs="Times New Roman"/>
          <w:sz w:val="22"/>
          <w:szCs w:val="22"/>
        </w:rPr>
        <w:t>As alluded to previously, the number and type of conditions required to close a PDE system depend on its classification.</w:t>
      </w:r>
    </w:p>
    <w:p w14:paraId="6E6044AC" w14:textId="1A564669" w:rsidR="00686BE2" w:rsidRPr="00B11AA6" w:rsidRDefault="00686BE2" w:rsidP="00686BE2">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For elliptic (steady-state) problems, two boundary conditions per variable are required</w:t>
      </w:r>
      <w:r w:rsidR="00045899"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one at each end of the domain. No initial condition is needed because</w:t>
      </w:r>
      <w:r w:rsidR="00E12091" w:rsidRPr="00B11AA6">
        <w:rPr>
          <w:rFonts w:ascii="Palatino Linotype" w:hAnsi="Palatino Linotype" w:cs="Times New Roman"/>
          <w:sz w:val="22"/>
          <w:szCs w:val="22"/>
        </w:rPr>
        <w:t xml:space="preserve"> there is no time-dependence</w:t>
      </w:r>
      <w:r w:rsidRPr="00B11AA6">
        <w:rPr>
          <w:rFonts w:ascii="Palatino Linotype" w:hAnsi="Palatino Linotype" w:cs="Times New Roman"/>
          <w:sz w:val="22"/>
          <w:szCs w:val="22"/>
        </w:rPr>
        <w:t xml:space="preserve">. </w:t>
      </w:r>
    </w:p>
    <w:p w14:paraId="7E376E8B" w14:textId="5E17ECE8" w:rsidR="00686BE2" w:rsidRPr="00B11AA6" w:rsidRDefault="00686BE2" w:rsidP="00686BE2">
      <w:pPr>
        <w:jc w:val="both"/>
        <w:rPr>
          <w:rFonts w:ascii="Palatino Linotype" w:hAnsi="Palatino Linotype" w:cs="Times New Roman"/>
          <w:sz w:val="22"/>
          <w:szCs w:val="22"/>
        </w:rPr>
      </w:pPr>
      <w:r w:rsidRPr="00B11AA6">
        <w:rPr>
          <w:rFonts w:ascii="Palatino Linotype" w:hAnsi="Palatino Linotype" w:cs="Times New Roman"/>
          <w:sz w:val="22"/>
          <w:szCs w:val="22"/>
        </w:rPr>
        <w:t>For parabolic (time-dependent) problems, boundary conditions are still required at each spatial boundary, but an initial condition is also needed</w:t>
      </w:r>
      <w:r w:rsidR="00933D59" w:rsidRPr="00B11AA6">
        <w:rPr>
          <w:rFonts w:ascii="Palatino Linotype" w:hAnsi="Palatino Linotype" w:cs="Times New Roman"/>
          <w:sz w:val="22"/>
          <w:szCs w:val="22"/>
        </w:rPr>
        <w:t>.</w:t>
      </w:r>
      <w:r w:rsidR="00045899" w:rsidRPr="00B11AA6">
        <w:rPr>
          <w:rFonts w:ascii="Palatino Linotype" w:hAnsi="Palatino Linotype" w:cs="Times New Roman"/>
          <w:sz w:val="22"/>
          <w:szCs w:val="22"/>
        </w:rPr>
        <w:t xml:space="preserve"> </w:t>
      </w:r>
      <w:r w:rsidR="001377B4">
        <w:rPr>
          <w:rFonts w:ascii="Palatino Linotype" w:hAnsi="Palatino Linotype" w:cs="Times New Roman"/>
          <w:sz w:val="22"/>
          <w:szCs w:val="22"/>
        </w:rPr>
        <w:t>The initial condition is t</w:t>
      </w:r>
      <w:r w:rsidR="00045899" w:rsidRPr="00B11AA6">
        <w:rPr>
          <w:rFonts w:ascii="Palatino Linotype" w:hAnsi="Palatino Linotype" w:cs="Times New Roman"/>
          <w:sz w:val="22"/>
          <w:szCs w:val="22"/>
        </w:rPr>
        <w:t>he</w:t>
      </w:r>
      <w:r w:rsidRPr="00B11AA6">
        <w:rPr>
          <w:rFonts w:ascii="Palatino Linotype" w:hAnsi="Palatino Linotype" w:cs="Times New Roman"/>
          <w:sz w:val="22"/>
          <w:szCs w:val="22"/>
        </w:rPr>
        <w:t xml:space="preserve"> full spatial profile of every field variable at </w:t>
      </w:r>
      <m:oMath>
        <m:r>
          <w:rPr>
            <w:rFonts w:ascii="Cambria Math" w:hAnsi="Cambria Math" w:cs="Times New Roman"/>
            <w:sz w:val="22"/>
            <w:szCs w:val="22"/>
          </w:rPr>
          <m:t>t=0</m:t>
        </m:r>
      </m:oMath>
      <w:r w:rsidR="003977DE">
        <w:rPr>
          <w:rFonts w:ascii="Palatino Linotype" w:eastAsiaTheme="minorEastAsia" w:hAnsi="Palatino Linotype" w:cs="Times New Roman"/>
          <w:sz w:val="22"/>
          <w:szCs w:val="22"/>
        </w:rPr>
        <w:t xml:space="preserve"> and</w:t>
      </w:r>
      <w:r w:rsidRPr="00B11AA6">
        <w:rPr>
          <w:rFonts w:ascii="Palatino Linotype" w:hAnsi="Palatino Linotype" w:cs="Times New Roman"/>
          <w:sz w:val="22"/>
          <w:szCs w:val="22"/>
        </w:rPr>
        <w:t xml:space="preserve"> </w:t>
      </w:r>
      <w:r w:rsidR="003977DE">
        <w:rPr>
          <w:rFonts w:ascii="Palatino Linotype" w:hAnsi="Palatino Linotype" w:cs="Times New Roman"/>
          <w:sz w:val="22"/>
          <w:szCs w:val="22"/>
        </w:rPr>
        <w:t>i</w:t>
      </w:r>
      <w:r w:rsidRPr="00B11AA6">
        <w:rPr>
          <w:rFonts w:ascii="Palatino Linotype" w:hAnsi="Palatino Linotype" w:cs="Times New Roman"/>
          <w:sz w:val="22"/>
          <w:szCs w:val="22"/>
        </w:rPr>
        <w:t>n electrochemical systems</w:t>
      </w:r>
      <w:r w:rsidR="00045899"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the natural initial condition is the equilibrium state</w:t>
      </w:r>
      <w:r w:rsidR="00E12091" w:rsidRPr="00B11AA6">
        <w:rPr>
          <w:rFonts w:ascii="Palatino Linotype" w:hAnsi="Palatino Linotype" w:cs="Times New Roman"/>
          <w:sz w:val="22"/>
          <w:szCs w:val="22"/>
        </w:rPr>
        <w:t>. For example</w:t>
      </w:r>
      <w:r w:rsidR="00045899"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w:t>
      </w:r>
      <w:r w:rsidR="00256A5D">
        <w:rPr>
          <w:rFonts w:ascii="Palatino Linotype" w:hAnsi="Palatino Linotype" w:cs="Times New Roman"/>
          <w:sz w:val="22"/>
          <w:szCs w:val="22"/>
        </w:rPr>
        <w:t xml:space="preserve">by setting </w:t>
      </w:r>
      <w:r w:rsidR="00314961">
        <w:rPr>
          <w:rFonts w:ascii="Palatino Linotype" w:hAnsi="Palatino Linotype" w:cs="Times New Roman"/>
          <w:sz w:val="22"/>
          <w:szCs w:val="22"/>
        </w:rPr>
        <w:t xml:space="preserve">the </w:t>
      </w:r>
      <w:r w:rsidRPr="00B11AA6">
        <w:rPr>
          <w:rFonts w:ascii="Palatino Linotype" w:hAnsi="Palatino Linotype" w:cs="Times New Roman"/>
          <w:sz w:val="22"/>
          <w:szCs w:val="22"/>
        </w:rPr>
        <w:t>concentration</w:t>
      </w:r>
      <w:r w:rsidR="00314961">
        <w:rPr>
          <w:rFonts w:ascii="Palatino Linotype" w:hAnsi="Palatino Linotype" w:cs="Times New Roman"/>
          <w:sz w:val="22"/>
          <w:szCs w:val="22"/>
        </w:rPr>
        <w:t xml:space="preserve"> to a “bulk” value</w:t>
      </w:r>
      <w:r w:rsidRPr="00B11AA6">
        <w:rPr>
          <w:rFonts w:ascii="Palatino Linotype" w:hAnsi="Palatino Linotype" w:cs="Times New Roman"/>
          <w:sz w:val="22"/>
          <w:szCs w:val="22"/>
        </w:rPr>
        <w:t xml:space="preserve"> </w:t>
      </w:r>
      <w:r w:rsidR="00256A5D">
        <w:rPr>
          <w:rFonts w:ascii="Palatino Linotype" w:hAnsi="Palatino Linotype" w:cs="Times New Roman"/>
          <w:sz w:val="22"/>
          <w:szCs w:val="22"/>
        </w:rPr>
        <w:t>at all positions</w:t>
      </w:r>
      <w:r w:rsidRPr="00B11AA6">
        <w:rPr>
          <w:rFonts w:ascii="Palatino Linotype" w:hAnsi="Palatino Linotype" w:cs="Times New Roman"/>
          <w:sz w:val="22"/>
          <w:szCs w:val="22"/>
        </w:rPr>
        <w:t xml:space="preserve">, </w:t>
      </w:r>
      <w:r w:rsidR="00B8756E">
        <w:rPr>
          <w:rFonts w:ascii="Palatino Linotype" w:hAnsi="Palatino Linotype" w:cs="Times New Roman"/>
          <w:sz w:val="22"/>
          <w:szCs w:val="22"/>
        </w:rPr>
        <w:t xml:space="preserve">potential to </w:t>
      </w:r>
      <w:r w:rsidR="0080657A">
        <w:rPr>
          <w:rFonts w:ascii="Palatino Linotype" w:hAnsi="Palatino Linotype" w:cs="Times New Roman"/>
          <w:sz w:val="22"/>
          <w:szCs w:val="22"/>
        </w:rPr>
        <w:t>OCV or the equilibrium potential</w:t>
      </w:r>
      <w:r w:rsidR="00B8756E">
        <w:rPr>
          <w:rFonts w:ascii="Palatino Linotype" w:hAnsi="Palatino Linotype" w:cs="Times New Roman"/>
          <w:sz w:val="22"/>
          <w:szCs w:val="22"/>
        </w:rPr>
        <w:t xml:space="preserve"> at all positions</w:t>
      </w:r>
      <w:r w:rsidRPr="00B11AA6">
        <w:rPr>
          <w:rFonts w:ascii="Palatino Linotype" w:hAnsi="Palatino Linotype" w:cs="Times New Roman"/>
          <w:sz w:val="22"/>
          <w:szCs w:val="22"/>
        </w:rPr>
        <w:t xml:space="preserve">, </w:t>
      </w:r>
      <w:r w:rsidR="00B8756E">
        <w:rPr>
          <w:rFonts w:ascii="Palatino Linotype" w:hAnsi="Palatino Linotype" w:cs="Times New Roman"/>
          <w:sz w:val="22"/>
          <w:szCs w:val="22"/>
        </w:rPr>
        <w:t xml:space="preserve">and assume </w:t>
      </w:r>
      <w:r w:rsidRPr="00B11AA6">
        <w:rPr>
          <w:rFonts w:ascii="Palatino Linotype" w:hAnsi="Palatino Linotype" w:cs="Times New Roman"/>
          <w:sz w:val="22"/>
          <w:szCs w:val="22"/>
        </w:rPr>
        <w:t>no current flowing:</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13604858" w14:textId="77777777">
        <w:tc>
          <w:tcPr>
            <w:tcW w:w="900" w:type="dxa"/>
            <w:vAlign w:val="center"/>
          </w:tcPr>
          <w:p w14:paraId="246289AD" w14:textId="77777777" w:rsidR="00FE510E" w:rsidRPr="00B11AA6" w:rsidRDefault="00FE510E"/>
        </w:tc>
        <w:tc>
          <w:tcPr>
            <w:tcW w:w="7560" w:type="dxa"/>
            <w:vAlign w:val="center"/>
          </w:tcPr>
          <w:p w14:paraId="734884A4" w14:textId="5D45A836" w:rsidR="00FE510E" w:rsidRPr="00B11AA6" w:rsidRDefault="00FE510E">
            <w:pPr>
              <w:jc w:val="center"/>
            </w:pPr>
            <m:oMathPara>
              <m:oMath>
                <m:r>
                  <w:rPr>
                    <w:rFonts w:ascii="Cambria Math" w:hAnsi="Cambria Math" w:cs="Times New Roman"/>
                    <w:sz w:val="22"/>
                    <w:szCs w:val="22"/>
                  </w:rPr>
                  <m:t>c(</m:t>
                </m:r>
                <m:r>
                  <m:rPr>
                    <m:sty m:val="b"/>
                  </m:rPr>
                  <w:rPr>
                    <w:rFonts w:ascii="Cambria Math" w:hAnsi="Cambria Math" w:cs="Times New Roman"/>
                    <w:sz w:val="22"/>
                    <w:szCs w:val="22"/>
                  </w:rPr>
                  <m:t>x</m:t>
                </m:r>
                <m:r>
                  <w:rPr>
                    <w:rFonts w:ascii="Cambria Math" w:hAnsi="Cambria Math" w:cs="Times New Roman"/>
                    <w:sz w:val="22"/>
                    <w:szCs w:val="22"/>
                  </w:rPr>
                  <m:t>,0)=</m:t>
                </m:r>
                <m:sSub>
                  <m:sSubPr>
                    <m:ctrlPr>
                      <w:rPr>
                        <w:rFonts w:ascii="Cambria Math" w:hAnsi="Cambria Math" w:cs="Times New Roman"/>
                        <w:sz w:val="22"/>
                        <w:szCs w:val="22"/>
                      </w:rPr>
                    </m:ctrlPr>
                  </m:sSubPr>
                  <m:e>
                    <m:r>
                      <w:rPr>
                        <w:rFonts w:ascii="Cambria Math" w:hAnsi="Cambria Math" w:cs="Times New Roman"/>
                        <w:sz w:val="22"/>
                        <w:szCs w:val="22"/>
                      </w:rPr>
                      <m:t>c</m:t>
                    </m:r>
                  </m:e>
                  <m:sub>
                    <m:r>
                      <m:rPr>
                        <m:nor/>
                      </m:rPr>
                      <w:rPr>
                        <w:rFonts w:ascii="Palatino Linotype" w:hAnsi="Palatino Linotype" w:cs="Times New Roman"/>
                        <w:sz w:val="22"/>
                        <w:szCs w:val="22"/>
                      </w:rPr>
                      <m:t>bulk</m:t>
                    </m:r>
                  </m:sub>
                </m:sSub>
                <m:r>
                  <w:rPr>
                    <w:rFonts w:ascii="Cambria Math" w:hAnsi="Cambria Math" w:cs="Times New Roman"/>
                    <w:sz w:val="22"/>
                    <w:szCs w:val="22"/>
                  </w:rPr>
                  <m:t>,ϕ(</m:t>
                </m:r>
                <m:r>
                  <m:rPr>
                    <m:sty m:val="b"/>
                  </m:rPr>
                  <w:rPr>
                    <w:rFonts w:ascii="Cambria Math" w:hAnsi="Cambria Math" w:cs="Times New Roman"/>
                    <w:sz w:val="22"/>
                    <w:szCs w:val="22"/>
                  </w:rPr>
                  <m:t>x</m:t>
                </m:r>
                <m:r>
                  <w:rPr>
                    <w:rFonts w:ascii="Cambria Math" w:hAnsi="Cambria Math" w:cs="Times New Roman"/>
                    <w:sz w:val="22"/>
                    <w:szCs w:val="22"/>
                  </w:rPr>
                  <m:t>,0)=</m:t>
                </m:r>
                <m:sSub>
                  <m:sSubPr>
                    <m:ctrlPr>
                      <w:rPr>
                        <w:rFonts w:ascii="Cambria Math" w:hAnsi="Cambria Math" w:cs="Times New Roman"/>
                        <w:i/>
                        <w:sz w:val="22"/>
                        <w:szCs w:val="22"/>
                      </w:rPr>
                    </m:ctrlPr>
                  </m:sSubPr>
                  <m:e>
                    <m:r>
                      <w:rPr>
                        <w:rFonts w:ascii="Cambria Math" w:hAnsi="Cambria Math" w:cs="Times New Roman"/>
                        <w:sz w:val="22"/>
                        <w:szCs w:val="22"/>
                      </w:rPr>
                      <m:t>ϕ</m:t>
                    </m:r>
                  </m:e>
                  <m:sub>
                    <m:r>
                      <w:rPr>
                        <w:rFonts w:ascii="Cambria Math" w:hAnsi="Cambria Math" w:cs="Times New Roman"/>
                        <w:sz w:val="22"/>
                        <w:szCs w:val="22"/>
                      </w:rPr>
                      <m:t>OCV</m:t>
                    </m:r>
                  </m:sub>
                </m:sSub>
                <m:r>
                  <w:rPr>
                    <w:rFonts w:ascii="Cambria Math" w:hAnsi="Cambria Math" w:cs="Times New Roman"/>
                    <w:sz w:val="22"/>
                    <w:szCs w:val="22"/>
                  </w:rPr>
                  <m:t>,t=0</m:t>
                </m:r>
              </m:oMath>
            </m:oMathPara>
          </w:p>
        </w:tc>
        <w:tc>
          <w:tcPr>
            <w:tcW w:w="900" w:type="dxa"/>
            <w:vAlign w:val="center"/>
          </w:tcPr>
          <w:p w14:paraId="40157CC4" w14:textId="50050BE7" w:rsidR="00FE510E" w:rsidRPr="00B11AA6" w:rsidRDefault="00FE510E">
            <w:pPr>
              <w:jc w:val="right"/>
            </w:pPr>
            <w:r w:rsidRPr="00B11AA6">
              <w:rPr>
                <w:rFonts w:ascii="Palatino Linotype" w:hAnsi="Palatino Linotype" w:cs="Times New Roman"/>
                <w:sz w:val="22"/>
                <w:szCs w:val="22"/>
              </w:rPr>
              <w:t>(</w:t>
            </w:r>
            <w:bookmarkStart w:id="18" w:name="Eq93"/>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12</w:t>
            </w:r>
            <w:r w:rsidRPr="00B11AA6">
              <w:rPr>
                <w:rFonts w:ascii="Palatino Linotype" w:hAnsi="Palatino Linotype" w:cs="Times New Roman"/>
                <w:sz w:val="22"/>
                <w:szCs w:val="22"/>
              </w:rPr>
              <w:fldChar w:fldCharType="end"/>
            </w:r>
            <w:bookmarkEnd w:id="18"/>
            <w:r w:rsidRPr="00B11AA6">
              <w:rPr>
                <w:rFonts w:ascii="Palatino Linotype" w:hAnsi="Palatino Linotype" w:cs="Times New Roman"/>
                <w:sz w:val="22"/>
                <w:szCs w:val="22"/>
              </w:rPr>
              <w:t>)</w:t>
            </w:r>
          </w:p>
        </w:tc>
      </w:tr>
    </w:tbl>
    <w:p w14:paraId="15BBAEB9" w14:textId="77777777" w:rsidR="00686BE2" w:rsidRPr="00B11AA6" w:rsidRDefault="00686BE2" w:rsidP="00686BE2">
      <w:pPr>
        <w:jc w:val="both"/>
        <w:rPr>
          <w:rFonts w:ascii="Palatino Linotype" w:hAnsi="Palatino Linotype" w:cs="Times New Roman"/>
          <w:sz w:val="22"/>
          <w:szCs w:val="22"/>
        </w:rPr>
      </w:pPr>
      <w:r w:rsidRPr="00B11AA6">
        <w:rPr>
          <w:rFonts w:ascii="Palatino Linotype" w:hAnsi="Palatino Linotype" w:cs="Times New Roman"/>
          <w:sz w:val="22"/>
          <w:szCs w:val="22"/>
        </w:rPr>
        <w:t>This represents the system before any perturbation is applied.</w:t>
      </w:r>
    </w:p>
    <w:p w14:paraId="4D8B42DF" w14:textId="2897CE8D" w:rsidR="00686BE2" w:rsidRPr="00B11AA6" w:rsidRDefault="00686BE2" w:rsidP="00933D59">
      <w:pPr>
        <w:jc w:val="both"/>
        <w:rPr>
          <w:rFonts w:ascii="Palatino Linotype" w:hAnsi="Palatino Linotype" w:cs="Times New Roman"/>
          <w:sz w:val="22"/>
          <w:szCs w:val="22"/>
        </w:rPr>
      </w:pPr>
      <w:r w:rsidRPr="00B11AA6">
        <w:rPr>
          <w:rFonts w:ascii="Palatino Linotype" w:hAnsi="Palatino Linotype" w:cs="Times New Roman"/>
          <w:sz w:val="22"/>
          <w:szCs w:val="22"/>
        </w:rPr>
        <w:t>Even for steady-state (elliptic) problems where no formal initial condition exists, Newton-Raphson iteration requires an initial guess</w:t>
      </w:r>
      <w:r w:rsidR="00BB44F1" w:rsidRPr="00B11AA6">
        <w:rPr>
          <w:rFonts w:ascii="Palatino Linotype" w:hAnsi="Palatino Linotype" w:cs="Times New Roman"/>
          <w:sz w:val="22"/>
          <w:szCs w:val="22"/>
        </w:rPr>
        <w:t xml:space="preserve"> as</w:t>
      </w:r>
      <w:r w:rsidRPr="00B11AA6">
        <w:rPr>
          <w:rFonts w:ascii="Palatino Linotype" w:hAnsi="Palatino Linotype" w:cs="Times New Roman"/>
          <w:sz w:val="22"/>
          <w:szCs w:val="22"/>
        </w:rPr>
        <w:t xml:space="preserve"> the starting point for the iterative solver. The same physical intuition applies</w:t>
      </w:r>
      <w:r w:rsidR="00933D59"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w:t>
      </w:r>
      <w:r w:rsidR="00933D59" w:rsidRPr="00B11AA6">
        <w:rPr>
          <w:rFonts w:ascii="Palatino Linotype" w:hAnsi="Palatino Linotype" w:cs="Times New Roman"/>
          <w:sz w:val="22"/>
          <w:szCs w:val="22"/>
        </w:rPr>
        <w:t>S</w:t>
      </w:r>
      <w:r w:rsidRPr="00B11AA6">
        <w:rPr>
          <w:rFonts w:ascii="Palatino Linotype" w:hAnsi="Palatino Linotype" w:cs="Times New Roman"/>
          <w:sz w:val="22"/>
          <w:szCs w:val="22"/>
        </w:rPr>
        <w:t>tarting from the equilibrium state (uniform concentrations</w:t>
      </w:r>
      <w:r w:rsidR="0080657A">
        <w:rPr>
          <w:rFonts w:ascii="Palatino Linotype" w:hAnsi="Palatino Linotype" w:cs="Times New Roman"/>
          <w:sz w:val="22"/>
          <w:szCs w:val="22"/>
        </w:rPr>
        <w:t>,</w:t>
      </w:r>
      <w:r w:rsidRPr="00B11AA6">
        <w:rPr>
          <w:rFonts w:ascii="Palatino Linotype" w:hAnsi="Palatino Linotype" w:cs="Times New Roman"/>
          <w:sz w:val="22"/>
          <w:szCs w:val="22"/>
        </w:rPr>
        <w:t xml:space="preserve"> OCV</w:t>
      </w:r>
      <w:r w:rsidR="0080657A">
        <w:rPr>
          <w:rFonts w:ascii="Palatino Linotype" w:hAnsi="Palatino Linotype" w:cs="Times New Roman"/>
          <w:sz w:val="22"/>
          <w:szCs w:val="22"/>
        </w:rPr>
        <w:t xml:space="preserve"> or equilibrium potential</w:t>
      </w:r>
      <w:r w:rsidR="00B8756E">
        <w:rPr>
          <w:rFonts w:ascii="Palatino Linotype" w:hAnsi="Palatino Linotype" w:cs="Times New Roman"/>
          <w:sz w:val="22"/>
          <w:szCs w:val="22"/>
        </w:rPr>
        <w:t>, and no current flowing</w:t>
      </w:r>
      <w:r w:rsidRPr="00B11AA6">
        <w:rPr>
          <w:rFonts w:ascii="Palatino Linotype" w:hAnsi="Palatino Linotype" w:cs="Times New Roman"/>
          <w:sz w:val="22"/>
          <w:szCs w:val="22"/>
        </w:rPr>
        <w:t xml:space="preserve">) gives </w:t>
      </w:r>
      <w:r w:rsidR="00BB44F1" w:rsidRPr="00B11AA6">
        <w:rPr>
          <w:rFonts w:ascii="Palatino Linotype" w:hAnsi="Palatino Linotype" w:cs="Times New Roman"/>
          <w:sz w:val="22"/>
          <w:szCs w:val="22"/>
        </w:rPr>
        <w:t>the solver</w:t>
      </w:r>
      <w:r w:rsidRPr="00B11AA6">
        <w:rPr>
          <w:rFonts w:ascii="Palatino Linotype" w:hAnsi="Palatino Linotype" w:cs="Times New Roman"/>
          <w:sz w:val="22"/>
          <w:szCs w:val="22"/>
        </w:rPr>
        <w:t xml:space="preserve"> the best chance of converging to the physical solution. A poor initial guess can cause </w:t>
      </w:r>
      <w:r w:rsidR="00BB44F1" w:rsidRPr="00B11AA6">
        <w:rPr>
          <w:rFonts w:ascii="Palatino Linotype" w:hAnsi="Palatino Linotype" w:cs="Times New Roman"/>
          <w:sz w:val="22"/>
          <w:szCs w:val="22"/>
        </w:rPr>
        <w:t>convergence issues</w:t>
      </w:r>
      <w:r w:rsidRPr="00B11AA6">
        <w:rPr>
          <w:rFonts w:ascii="Palatino Linotype" w:hAnsi="Palatino Linotype" w:cs="Times New Roman"/>
          <w:sz w:val="22"/>
          <w:szCs w:val="22"/>
        </w:rPr>
        <w:t xml:space="preserve">. </w:t>
      </w:r>
    </w:p>
    <w:p w14:paraId="2A78C0D7" w14:textId="6F769A15" w:rsidR="00686BE2" w:rsidRPr="00B11AA6" w:rsidRDefault="00686BE2" w:rsidP="00AF0796">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three BC types that </w:t>
      </w:r>
      <w:r w:rsidR="00AF0796" w:rsidRPr="00B11AA6">
        <w:rPr>
          <w:rFonts w:ascii="Palatino Linotype" w:hAnsi="Palatino Linotype" w:cs="Times New Roman"/>
          <w:sz w:val="22"/>
          <w:szCs w:val="22"/>
        </w:rPr>
        <w:t xml:space="preserve">commonly </w:t>
      </w:r>
      <w:r w:rsidRPr="00B11AA6">
        <w:rPr>
          <w:rFonts w:ascii="Palatino Linotype" w:hAnsi="Palatino Linotype" w:cs="Times New Roman"/>
          <w:sz w:val="22"/>
          <w:szCs w:val="22"/>
        </w:rPr>
        <w:t>appear in electrochemical systems are:</w:t>
      </w:r>
    </w:p>
    <w:p w14:paraId="64702572" w14:textId="034596E7"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b/>
          <w:bCs/>
          <w:sz w:val="22"/>
          <w:szCs w:val="22"/>
        </w:rPr>
        <w:t>Dirichlet (fixed value):</w:t>
      </w:r>
      <w:r w:rsidRPr="00B11AA6">
        <w:rPr>
          <w:rFonts w:ascii="Palatino Linotype" w:hAnsi="Palatino Linotype" w:cs="Times New Roman"/>
          <w:sz w:val="22"/>
          <w:szCs w:val="22"/>
        </w:rPr>
        <w:t> The variable is prescribed directly at the boundary. Examples: a large well-stirred reservoir maintains a fixed bulk concentration; a potentiostat holds the electrode at a specified potential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V</m:t>
            </m:r>
          </m:e>
          <m:sub>
            <m:r>
              <m:rPr>
                <m:nor/>
              </m:rPr>
              <w:rPr>
                <w:rFonts w:ascii="Palatino Linotype" w:hAnsi="Palatino Linotype" w:cs="Times New Roman"/>
                <w:sz w:val="22"/>
                <w:szCs w:val="22"/>
              </w:rPr>
              <m:t>applied</m:t>
            </m:r>
          </m:sub>
        </m:sSub>
      </m:oMath>
      <w:r w:rsidRPr="00B11AA6">
        <w:rPr>
          <w:rFonts w:ascii="Palatino Linotype" w:hAnsi="Palatino Linotype" w:cs="Times New Roman"/>
          <w:sz w:val="22"/>
          <w:szCs w:val="22"/>
        </w:rPr>
        <w:t>.</w:t>
      </w:r>
    </w:p>
    <w:p w14:paraId="3D596619" w14:textId="6FC31055"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b/>
          <w:bCs/>
          <w:sz w:val="22"/>
          <w:szCs w:val="22"/>
        </w:rPr>
        <w:t>Neumann (fixed flux):</w:t>
      </w:r>
      <w:r w:rsidRPr="00B11AA6">
        <w:rPr>
          <w:rFonts w:ascii="Palatino Linotype" w:hAnsi="Palatino Linotype" w:cs="Times New Roman"/>
          <w:sz w:val="22"/>
          <w:szCs w:val="22"/>
        </w:rPr>
        <w:t xml:space="preserve"> The spatial gradient of the field variable, through a </w:t>
      </w:r>
      <w:r w:rsidR="00507C43" w:rsidRPr="00B11AA6">
        <w:rPr>
          <w:rFonts w:ascii="Palatino Linotype" w:hAnsi="Palatino Linotype" w:cs="Times New Roman"/>
          <w:sz w:val="22"/>
          <w:szCs w:val="22"/>
        </w:rPr>
        <w:t>flux,</w:t>
      </w:r>
      <w:r w:rsidRPr="00B11AA6">
        <w:rPr>
          <w:rFonts w:ascii="Palatino Linotype" w:hAnsi="Palatino Linotype" w:cs="Times New Roman"/>
          <w:sz w:val="22"/>
          <w:szCs w:val="22"/>
        </w:rPr>
        <w:t xml:space="preserve"> is prescribed. A zero-flux (insulating) Neumann BC, </w:t>
      </w:r>
      <m:oMath>
        <m:r>
          <m:rPr>
            <m:sty m:val="p"/>
          </m:rPr>
          <w:rPr>
            <w:rFonts w:ascii="Cambria Math" w:hAnsi="Cambria Math" w:cs="Times New Roman"/>
            <w:sz w:val="22"/>
            <w:szCs w:val="22"/>
          </w:rPr>
          <m:t>∂</m:t>
        </m:r>
        <m:r>
          <w:rPr>
            <w:rFonts w:ascii="Cambria Math" w:hAnsi="Cambria Math" w:cs="Times New Roman"/>
            <w:sz w:val="22"/>
            <w:szCs w:val="22"/>
          </w:rPr>
          <m:t>ϕ</m:t>
        </m:r>
        <m:r>
          <m:rPr>
            <m:sty m:val="p"/>
          </m:rPr>
          <w:rPr>
            <w:rFonts w:ascii="Cambria Math" w:hAnsi="Cambria Math" w:cs="Times New Roman"/>
            <w:sz w:val="22"/>
            <w:szCs w:val="22"/>
          </w:rPr>
          <m:t>/∂</m:t>
        </m:r>
        <m:r>
          <w:rPr>
            <w:rFonts w:ascii="Cambria Math" w:hAnsi="Cambria Math" w:cs="Times New Roman"/>
            <w:sz w:val="22"/>
            <w:szCs w:val="22"/>
          </w:rPr>
          <m:t>x=0</m:t>
        </m:r>
      </m:oMath>
      <w:r w:rsidRPr="00B11AA6">
        <w:rPr>
          <w:rFonts w:ascii="Palatino Linotype" w:hAnsi="Palatino Linotype" w:cs="Times New Roman"/>
          <w:sz w:val="22"/>
          <w:szCs w:val="22"/>
        </w:rPr>
        <w:t>, represents an impermeable wall or an electronically insulating membrane. The no-flux condition on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oMath>
      <w:r w:rsidRPr="00B11AA6">
        <w:rPr>
          <w:rFonts w:ascii="Palatino Linotype" w:hAnsi="Palatino Linotype" w:cs="Times New Roman"/>
          <w:sz w:val="22"/>
          <w:szCs w:val="22"/>
        </w:rPr>
        <w:t xml:space="preserve"> at the CL/membrane interface </w:t>
      </w:r>
      <w:r w:rsidR="002031CD">
        <w:rPr>
          <w:rFonts w:ascii="Palatino Linotype" w:hAnsi="Palatino Linotype" w:cs="Times New Roman"/>
          <w:sz w:val="22"/>
          <w:szCs w:val="22"/>
        </w:rPr>
        <w:t xml:space="preserve">is used </w:t>
      </w:r>
      <w:r w:rsidRPr="00B11AA6">
        <w:rPr>
          <w:rFonts w:ascii="Palatino Linotype" w:hAnsi="Palatino Linotype" w:cs="Times New Roman"/>
          <w:sz w:val="22"/>
          <w:szCs w:val="22"/>
        </w:rPr>
        <w:t>in th</w:t>
      </w:r>
      <w:r w:rsidR="002031CD">
        <w:rPr>
          <w:rFonts w:ascii="Palatino Linotype" w:hAnsi="Palatino Linotype" w:cs="Times New Roman"/>
          <w:sz w:val="22"/>
          <w:szCs w:val="22"/>
        </w:rPr>
        <w:t>e example</w:t>
      </w:r>
      <w:r w:rsidRPr="00B11AA6">
        <w:rPr>
          <w:rFonts w:ascii="Palatino Linotype" w:hAnsi="Palatino Linotype" w:cs="Times New Roman"/>
          <w:sz w:val="22"/>
          <w:szCs w:val="22"/>
        </w:rPr>
        <w:t xml:space="preserve"> model.</w:t>
      </w:r>
    </w:p>
    <w:p w14:paraId="29AEA533" w14:textId="0E001F91"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b/>
          <w:bCs/>
          <w:sz w:val="22"/>
          <w:szCs w:val="22"/>
        </w:rPr>
        <w:t>Robin (mixed):</w:t>
      </w:r>
      <w:r w:rsidRPr="00B11AA6">
        <w:rPr>
          <w:rFonts w:ascii="Palatino Linotype" w:hAnsi="Palatino Linotype" w:cs="Times New Roman"/>
          <w:sz w:val="22"/>
          <w:szCs w:val="22"/>
        </w:rPr>
        <w:t xml:space="preserve"> The flux is coupled to the local value of the variable through an interfacial process. Consider the active catalyst surface where </w:t>
      </w:r>
      <w:r w:rsidR="00045899" w:rsidRPr="00B11AA6">
        <w:rPr>
          <w:rFonts w:ascii="Palatino Linotype" w:hAnsi="Palatino Linotype" w:cs="Times New Roman"/>
          <w:sz w:val="22"/>
          <w:szCs w:val="22"/>
        </w:rPr>
        <w:t xml:space="preserve">an </w:t>
      </w:r>
      <w:r w:rsidRPr="00B11AA6">
        <w:rPr>
          <w:rFonts w:ascii="Palatino Linotype" w:hAnsi="Palatino Linotype" w:cs="Times New Roman"/>
          <w:sz w:val="22"/>
          <w:szCs w:val="22"/>
        </w:rPr>
        <w:t>electrochemical reaction consumes species at a rate set by Butler–Volmer kinetics:</w:t>
      </w:r>
    </w:p>
    <w:p w14:paraId="3EF254B0" w14:textId="6E6D4DCF" w:rsidR="002D3C62" w:rsidRPr="00B11AA6" w:rsidRDefault="002D3C62" w:rsidP="00972F13">
      <w:pPr>
        <w:jc w:val="both"/>
        <w:rPr>
          <w:rFonts w:ascii="Palatino Linotype" w:hAnsi="Palatino Linotype" w:cs="Times New Roman"/>
          <w:sz w:val="22"/>
          <w:szCs w:val="22"/>
        </w:rPr>
      </w:pPr>
      <m:oMathPara>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m:rPr>
                  <m:nor/>
                </m:rPr>
                <w:rPr>
                  <w:rFonts w:ascii="Palatino Linotype" w:hAnsi="Palatino Linotype" w:cs="Times New Roman"/>
                  <w:sz w:val="22"/>
                  <w:szCs w:val="22"/>
                </w:rPr>
                <m:t>eff</m:t>
              </m:r>
            </m:sub>
          </m:sSub>
          <m:f>
            <m:fPr>
              <m:ctrlPr>
                <w:rPr>
                  <w:rFonts w:ascii="Cambria Math" w:hAnsi="Cambria Math" w:cs="Times New Roman"/>
                  <w:sz w:val="22"/>
                  <w:szCs w:val="22"/>
                </w:rPr>
              </m:ctrlPr>
            </m:fPr>
            <m:num>
              <m:r>
                <m:rPr>
                  <m:sty m:val="p"/>
                </m:rPr>
                <w:rPr>
                  <w:rFonts w:ascii="Cambria Math" w:hAnsi="Cambria Math" w:cs="Times New Roman"/>
                  <w:sz w:val="22"/>
                  <w:szCs w:val="22"/>
                </w:rPr>
                <m:t>∂</m:t>
              </m:r>
              <m:r>
                <w:rPr>
                  <w:rFonts w:ascii="Cambria Math" w:hAnsi="Cambria Math" w:cs="Times New Roman"/>
                  <w:sz w:val="22"/>
                  <w:szCs w:val="22"/>
                </w:rPr>
                <m:t>c</m:t>
              </m:r>
            </m:num>
            <m:den>
              <m:r>
                <m:rPr>
                  <m:sty m:val="p"/>
                </m:rPr>
                <w:rPr>
                  <w:rFonts w:ascii="Cambria Math" w:hAnsi="Cambria Math" w:cs="Times New Roman"/>
                  <w:sz w:val="22"/>
                  <w:szCs w:val="22"/>
                </w:rPr>
                <m:t>∂</m:t>
              </m:r>
              <m:r>
                <w:rPr>
                  <w:rFonts w:ascii="Cambria Math" w:hAnsi="Cambria Math" w:cs="Times New Roman"/>
                  <w:sz w:val="22"/>
                  <w:szCs w:val="22"/>
                </w:rPr>
                <m:t>x</m:t>
              </m:r>
            </m:den>
          </m:f>
          <m:sSub>
            <m:sSubPr>
              <m:ctrlPr>
                <w:rPr>
                  <w:rFonts w:ascii="Cambria Math" w:hAnsi="Cambria Math" w:cs="Times New Roman"/>
                  <w:sz w:val="22"/>
                  <w:szCs w:val="22"/>
                </w:rPr>
              </m:ctrlPr>
            </m:sSubPr>
            <m:e>
              <m:r>
                <w:rPr>
                  <w:rFonts w:ascii="Cambria Math" w:hAnsi="Cambria Math" w:cs="Times New Roman"/>
                  <w:sz w:val="22"/>
                  <w:szCs w:val="22"/>
                </w:rPr>
                <m:t>∣</m:t>
              </m:r>
            </m:e>
            <m:sub>
              <m:r>
                <m:rPr>
                  <m:nor/>
                </m:rPr>
                <w:rPr>
                  <w:rFonts w:ascii="Palatino Linotype" w:hAnsi="Palatino Linotype" w:cs="Times New Roman"/>
                  <w:sz w:val="22"/>
                  <w:szCs w:val="22"/>
                </w:rPr>
                <m:t>surface</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rxn</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c</m:t>
              </m:r>
            </m:e>
            <m:sub>
              <m:r>
                <m:rPr>
                  <m:nor/>
                </m:rPr>
                <w:rPr>
                  <w:rFonts w:ascii="Palatino Linotype" w:hAnsi="Palatino Linotype" w:cs="Times New Roman"/>
                  <w:sz w:val="22"/>
                  <w:szCs w:val="22"/>
                </w:rPr>
                <m:t>surface</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m:rPr>
                  <m:nor/>
                </m:rPr>
                <w:rPr>
                  <w:rFonts w:ascii="Palatino Linotype" w:hAnsi="Palatino Linotype" w:cs="Times New Roman"/>
                  <w:sz w:val="22"/>
                  <w:szCs w:val="22"/>
                </w:rPr>
                <m:t>surface</m:t>
              </m:r>
            </m:sub>
          </m:sSub>
          <m:r>
            <w:rPr>
              <w:rFonts w:ascii="Cambria Math" w:hAnsi="Cambria Math" w:cs="Times New Roman"/>
              <w:sz w:val="22"/>
              <w:szCs w:val="22"/>
            </w:rPr>
            <m:t>)</m:t>
          </m:r>
          <m:r>
            <m:rPr>
              <m:sty m:val="p"/>
            </m:rPr>
            <w:rPr>
              <w:rFonts w:ascii="Cambria Math" w:hAnsi="Cambria Math" w:cs="Times New Roman"/>
              <w:sz w:val="22"/>
              <w:szCs w:val="22"/>
            </w:rPr>
            <w:br/>
          </m:r>
        </m:oMath>
      </m:oMathPara>
      <w:r w:rsidRPr="00B11AA6">
        <w:rPr>
          <w:rFonts w:ascii="Palatino Linotype" w:hAnsi="Palatino Linotype" w:cs="Times New Roman"/>
          <w:sz w:val="22"/>
          <w:szCs w:val="22"/>
        </w:rPr>
        <w:t>Because the flux (left side) depends on the gradient while the reaction rate (right side) depends on the surface value, this links both the value and the derivative.</w:t>
      </w:r>
    </w:p>
    <w:p w14:paraId="434FC3FE" w14:textId="77777777" w:rsidR="00933D59" w:rsidRPr="00B11AA6" w:rsidRDefault="00933D59" w:rsidP="00972F13">
      <w:pPr>
        <w:jc w:val="both"/>
        <w:rPr>
          <w:rFonts w:ascii="Palatino Linotype" w:hAnsi="Palatino Linotype" w:cs="Times New Roman"/>
          <w:sz w:val="22"/>
          <w:szCs w:val="22"/>
        </w:rPr>
      </w:pPr>
    </w:p>
    <w:p w14:paraId="13D41362" w14:textId="207EB941" w:rsidR="0011288C" w:rsidRPr="00B11AA6" w:rsidRDefault="002D6472" w:rsidP="00196714">
      <w:pPr>
        <w:rPr>
          <w:rFonts w:ascii="Lato" w:hAnsi="Lato"/>
          <w:b/>
          <w:bCs/>
        </w:rPr>
      </w:pPr>
      <w:r w:rsidRPr="00B11AA6">
        <w:rPr>
          <w:rFonts w:ascii="Lato" w:hAnsi="Lato"/>
          <w:b/>
          <w:bCs/>
        </w:rPr>
        <w:t>Numerical Methods and Python Tools</w:t>
      </w:r>
    </w:p>
    <w:p w14:paraId="7A422DCB" w14:textId="125531CB" w:rsidR="002D3C62" w:rsidRPr="00B11AA6" w:rsidRDefault="0011288C" w:rsidP="00316AC8">
      <w:pPr>
        <w:jc w:val="both"/>
        <w:rPr>
          <w:rFonts w:ascii="Palatino Linotype" w:hAnsi="Palatino Linotype"/>
          <w:sz w:val="22"/>
        </w:rPr>
      </w:pPr>
      <w:r w:rsidRPr="00B11AA6">
        <w:rPr>
          <w:rFonts w:ascii="Palatino Linotype" w:hAnsi="Palatino Linotype"/>
          <w:sz w:val="22"/>
        </w:rPr>
        <w:t xml:space="preserve">Continuum models are implemented in one of two broad ways: </w:t>
      </w:r>
      <w:r w:rsidR="00F06218" w:rsidRPr="00B11AA6">
        <w:rPr>
          <w:rFonts w:ascii="Palatino Linotype" w:hAnsi="Palatino Linotype"/>
          <w:sz w:val="22"/>
        </w:rPr>
        <w:t xml:space="preserve">by fully </w:t>
      </w:r>
      <w:r w:rsidR="00316AC8" w:rsidRPr="00B11AA6">
        <w:rPr>
          <w:rFonts w:ascii="Palatino Linotype" w:hAnsi="Palatino Linotype"/>
          <w:sz w:val="22"/>
        </w:rPr>
        <w:t xml:space="preserve">hard-coding </w:t>
      </w:r>
      <w:r w:rsidR="00F06218" w:rsidRPr="00B11AA6">
        <w:rPr>
          <w:rFonts w:ascii="Palatino Linotype" w:hAnsi="Palatino Linotype"/>
          <w:sz w:val="22"/>
        </w:rPr>
        <w:t>the solvers, mesh, and iterative techniques</w:t>
      </w:r>
      <w:r w:rsidRPr="00B11AA6">
        <w:rPr>
          <w:rFonts w:ascii="Palatino Linotype" w:hAnsi="Palatino Linotype"/>
          <w:sz w:val="22"/>
        </w:rPr>
        <w:t xml:space="preserve"> using the core scientific-Python stack (NumPy for arrays and linear algebra, SciPy </w:t>
      </w:r>
      <w:r w:rsidRPr="00B11AA6">
        <w:rPr>
          <w:rFonts w:ascii="Palatino Linotype" w:hAnsi="Palatino Linotype"/>
          <w:sz w:val="22"/>
        </w:rPr>
        <w:lastRenderedPageBreak/>
        <w:t>for solvers, and Matplotlib for visualization)</w:t>
      </w:r>
      <w:sdt>
        <w:sdtPr>
          <w:rPr>
            <w:rFonts w:ascii="Palatino Linotype" w:hAnsi="Palatino Linotype"/>
            <w:sz w:val="22"/>
            <w:vertAlign w:val="superscript"/>
          </w:rPr>
          <w:tag w:val="MENDELEY_CITATION_v3_eyJjaXRhdGlvbklEIjoiTUVOREVMRVlfQ0lUQVRJT05fMjQ5ODQyZTctNGU2Zi00Yzk3LTkyZjYtNTA2ZGFlZjViMGJkIiwicHJvcGVydGllcyI6eyJub3RlSW5kZXgiOjB9LCJpc0VkaXRlZCI6ZmFsc2UsIm1hbnVhbE92ZXJyaWRlIjp7ImlzTWFudWFsbHlPdmVycmlkZGVuIjpmYWxzZSwiY2l0ZXByb2NUZXh0IjoiPHN1cD4z4oCTNTwvc3VwPiIsIm1hbnVhbE92ZXJyaWRlVGV4dCI6IiJ9LCJjaXRhdGlvbkl0ZW1zIjpbeyJpZCI6ImM5YjRkYzI3LTVlZGQtMzRjZS05YTk2LTM1MTE4MmU1ZjZhMCIsIml0ZW1EYXRhIjp7InR5cGUiOiJhcnRpY2xlIiwiaWQiOiJjOWI0ZGMyNy01ZWRkLTM0Y2UtOWE5Ni0zNTExODJlNWY2YTA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iLCJjb250YWluZXItdGl0bGUtc2hvcnQiOiJOYXR1cmUiLCJET0kiOiIxMC4xMDM4L3M0MTU4Ni0wMjAtMjY0OS0yIiwiSVNTTiI6IjE0NzY0Njg3IiwiUE1JRCI6IjMyOTM5MDY2IiwiaXNzdWVkIjp7ImRhdGUtcGFydHMiOltbMjAyMCw5LDE3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"/>
          <w:id w:val="1909273010"/>
          <w:placeholder>
            <w:docPart w:val="DefaultPlaceholder_-1854013440"/>
          </w:placeholder>
        </w:sdtPr>
        <w:sdtEndPr/>
        <w:sdtContent>
          <w:r w:rsidR="00725507" w:rsidRPr="00B11AA6">
            <w:rPr>
              <w:rFonts w:ascii="Palatino Linotype" w:hAnsi="Palatino Linotype"/>
              <w:sz w:val="22"/>
              <w:vertAlign w:val="superscript"/>
            </w:rPr>
            <w:t>3–5</w:t>
          </w:r>
        </w:sdtContent>
      </w:sdt>
      <w:r w:rsidRPr="00B11AA6">
        <w:rPr>
          <w:rFonts w:ascii="Palatino Linotype" w:hAnsi="Palatino Linotype"/>
          <w:sz w:val="22"/>
        </w:rPr>
        <w:t xml:space="preserve">, </w:t>
      </w:r>
      <w:commentRangeStart w:id="19"/>
      <w:r w:rsidRPr="00B11AA6">
        <w:rPr>
          <w:rFonts w:ascii="Palatino Linotype" w:hAnsi="Palatino Linotype"/>
          <w:sz w:val="22"/>
        </w:rPr>
        <w:t xml:space="preserve">or with specialized finite-element and finite-volume packages that supply meshing, assembly, and solvers out of the box. </w:t>
      </w:r>
      <w:commentRangeEnd w:id="19"/>
      <w:r w:rsidR="00431967">
        <w:rPr>
          <w:rStyle w:val="CommentReference"/>
          <w:rFonts w:ascii="Palatino Linotype" w:hAnsi="Palatino Linotype"/>
          <w:sz w:val="22"/>
          <w:szCs w:val="24"/>
        </w:rPr>
        <w:commentReference w:id="19"/>
      </w:r>
      <w:r w:rsidR="00E64119">
        <w:rPr>
          <w:rFonts w:ascii="Palatino Linotype" w:hAnsi="Palatino Linotype"/>
          <w:sz w:val="22"/>
        </w:rPr>
        <w:t xml:space="preserve">The hard-coded approach makes every step visible and interrogatable: the mesh generation, flux formula, residual, and Jacobian are all explicit, giving the user full control. It also carries no licensing cost and produces fully auditable code, lowering the barrier for open, reproducible research. </w:t>
      </w:r>
      <w:r w:rsidRPr="00B11AA6">
        <w:rPr>
          <w:rFonts w:ascii="Palatino Linotype" w:hAnsi="Palatino Linotype"/>
          <w:sz w:val="22"/>
        </w:rPr>
        <w:t>This section surveys both routes</w:t>
      </w:r>
      <w:r w:rsidR="00316AC8" w:rsidRPr="00B11AA6">
        <w:rPr>
          <w:rFonts w:ascii="Palatino Linotype" w:hAnsi="Palatino Linotype"/>
          <w:sz w:val="22"/>
        </w:rPr>
        <w:t xml:space="preserve"> </w:t>
      </w:r>
      <w:r w:rsidR="00953F8F" w:rsidRPr="00B11AA6">
        <w:rPr>
          <w:rFonts w:ascii="Palatino Linotype" w:hAnsi="Palatino Linotype"/>
          <w:sz w:val="22"/>
        </w:rPr>
        <w:t>and</w:t>
      </w:r>
      <w:r w:rsidR="00316AC8" w:rsidRPr="00B11AA6">
        <w:rPr>
          <w:rFonts w:ascii="Palatino Linotype" w:hAnsi="Palatino Linotype"/>
          <w:sz w:val="22"/>
        </w:rPr>
        <w:t xml:space="preserve"> presents</w:t>
      </w:r>
      <w:r w:rsidRPr="00B11AA6">
        <w:rPr>
          <w:rFonts w:ascii="Palatino Linotype" w:hAnsi="Palatino Linotype"/>
          <w:sz w:val="22"/>
        </w:rPr>
        <w:t xml:space="preserve"> the canonical Newman BAND approach to one-dimensional electrochemical proble</w:t>
      </w:r>
      <w:r w:rsidR="00E64119">
        <w:rPr>
          <w:rFonts w:ascii="Palatino Linotype" w:hAnsi="Palatino Linotype"/>
          <w:sz w:val="22"/>
        </w:rPr>
        <w:t xml:space="preserve"> b </w:t>
      </w:r>
      <w:r w:rsidRPr="00B11AA6">
        <w:rPr>
          <w:rFonts w:ascii="Palatino Linotype" w:hAnsi="Palatino Linotype"/>
          <w:sz w:val="22"/>
        </w:rPr>
        <w:t>ms</w:t>
      </w:r>
      <w:r w:rsidR="00316AC8" w:rsidRPr="00B11AA6">
        <w:rPr>
          <w:rFonts w:ascii="Palatino Linotype" w:hAnsi="Palatino Linotype"/>
          <w:sz w:val="22"/>
        </w:rPr>
        <w:t xml:space="preserve">. We also discuss </w:t>
      </w:r>
      <w:r w:rsidRPr="00B11AA6">
        <w:rPr>
          <w:rFonts w:ascii="Palatino Linotype" w:hAnsi="Palatino Linotype"/>
          <w:sz w:val="22"/>
        </w:rPr>
        <w:t>what SciPy does and does not provide, and the higher-level packages available when a problem outgrows a hand-coded solver.</w:t>
      </w:r>
    </w:p>
    <w:p w14:paraId="57E3AFAB" w14:textId="284C00A5" w:rsidR="002D3C62" w:rsidRPr="00B11AA6" w:rsidRDefault="002D3C62" w:rsidP="00972F13">
      <w:pPr>
        <w:jc w:val="both"/>
        <w:rPr>
          <w:rFonts w:ascii="Lato" w:hAnsi="Lato" w:cs="Times New Roman"/>
          <w:b/>
          <w:bCs/>
          <w:szCs w:val="22"/>
        </w:rPr>
      </w:pPr>
      <w:commentRangeStart w:id="20"/>
      <w:commentRangeStart w:id="21"/>
      <w:r w:rsidRPr="00B11AA6">
        <w:rPr>
          <w:rFonts w:ascii="Lato" w:hAnsi="Lato" w:cs="Times New Roman"/>
          <w:b/>
          <w:bCs/>
          <w:szCs w:val="22"/>
        </w:rPr>
        <w:t>The Newman BAND Method</w:t>
      </w:r>
      <w:r w:rsidR="00045899" w:rsidRPr="00B11AA6">
        <w:rPr>
          <w:rFonts w:ascii="Lato" w:hAnsi="Lato" w:cs="Times New Roman"/>
          <w:b/>
          <w:bCs/>
          <w:szCs w:val="22"/>
        </w:rPr>
        <w:t>:</w:t>
      </w:r>
      <w:r w:rsidRPr="00B11AA6">
        <w:rPr>
          <w:rFonts w:ascii="Lato" w:hAnsi="Lato" w:cs="Times New Roman"/>
          <w:b/>
          <w:bCs/>
          <w:szCs w:val="22"/>
        </w:rPr>
        <w:t xml:space="preserve"> </w:t>
      </w:r>
      <w:commentRangeEnd w:id="20"/>
      <w:r w:rsidR="00073790" w:rsidRPr="00B11AA6">
        <w:rPr>
          <w:rStyle w:val="CommentReference"/>
          <w:rFonts w:ascii="Lato" w:hAnsi="Lato" w:cs="Times New Roman"/>
          <w:b/>
          <w:bCs/>
          <w:sz w:val="24"/>
          <w:szCs w:val="22"/>
        </w:rPr>
        <w:commentReference w:id="20"/>
      </w:r>
      <w:commentRangeEnd w:id="21"/>
      <w:r w:rsidR="007642C0" w:rsidRPr="00B11AA6">
        <w:rPr>
          <w:rStyle w:val="CommentReference"/>
          <w:rFonts w:ascii="Lato" w:hAnsi="Lato" w:cs="Times New Roman"/>
          <w:b/>
          <w:bCs/>
          <w:sz w:val="24"/>
          <w:szCs w:val="22"/>
        </w:rPr>
        <w:commentReference w:id="21"/>
      </w:r>
      <w:r w:rsidRPr="00B11AA6">
        <w:rPr>
          <w:rFonts w:ascii="Lato" w:hAnsi="Lato" w:cs="Times New Roman"/>
          <w:b/>
          <w:bCs/>
          <w:szCs w:val="22"/>
        </w:rPr>
        <w:t>The Canonical Electrochemical Approach</w:t>
      </w:r>
    </w:p>
    <w:p w14:paraId="5A43FD96" w14:textId="3C64B71D" w:rsidR="002D3C62" w:rsidRPr="00B11AA6" w:rsidRDefault="002D3C62" w:rsidP="00972F13">
      <w:pPr>
        <w:jc w:val="both"/>
        <w:rPr>
          <w:rFonts w:ascii="Palatino Linotype" w:eastAsiaTheme="minorEastAsia" w:hAnsi="Palatino Linotype" w:cs="Times New Roman"/>
          <w:sz w:val="22"/>
          <w:szCs w:val="22"/>
        </w:rPr>
      </w:pPr>
      <w:r w:rsidRPr="00B11AA6">
        <w:rPr>
          <w:rFonts w:ascii="Palatino Linotype" w:hAnsi="Palatino Linotype" w:cs="Times New Roman"/>
          <w:sz w:val="22"/>
          <w:szCs w:val="22"/>
        </w:rPr>
        <w:t xml:space="preserve">Before modern scientific Python, the standard tool for 1D electrochemical continuum models was the </w:t>
      </w:r>
      <w:r w:rsidRPr="00B11AA6">
        <w:rPr>
          <w:rFonts w:ascii="Palatino Linotype" w:hAnsi="Palatino Linotype" w:cs="Times New Roman"/>
          <w:b/>
          <w:bCs/>
          <w:sz w:val="22"/>
          <w:szCs w:val="22"/>
        </w:rPr>
        <w:t>BAND algorithm</w:t>
      </w:r>
      <w:r w:rsidRPr="00B11AA6">
        <w:rPr>
          <w:rFonts w:ascii="Palatino Linotype" w:hAnsi="Palatino Linotype" w:cs="Times New Roman"/>
          <w:sz w:val="22"/>
          <w:szCs w:val="22"/>
        </w:rPr>
        <w:t xml:space="preserve">, introduced by John Newman in the 1960s and documented in </w:t>
      </w:r>
      <w:r w:rsidRPr="00B11AA6">
        <w:rPr>
          <w:rFonts w:ascii="Palatino Linotype" w:hAnsi="Palatino Linotype" w:cs="Times New Roman"/>
          <w:i/>
          <w:iCs/>
          <w:sz w:val="22"/>
          <w:szCs w:val="22"/>
        </w:rPr>
        <w:t>Electrochemical Systems</w:t>
      </w:r>
      <w:r w:rsidR="00316AC8" w:rsidRPr="00B11AA6">
        <w:rPr>
          <w:rFonts w:ascii="Palatino Linotype" w:hAnsi="Palatino Linotype" w:cs="Times New Roman"/>
          <w:sz w:val="22"/>
          <w:szCs w:val="22"/>
        </w:rPr>
        <w:t>.</w:t>
      </w:r>
      <w:sdt>
        <w:sdtPr>
          <w:rPr>
            <w:rFonts w:ascii="Palatino Linotype" w:hAnsi="Palatino Linotype" w:cs="Times New Roman"/>
            <w:sz w:val="22"/>
            <w:szCs w:val="22"/>
            <w:vertAlign w:val="superscript"/>
          </w:rPr>
          <w:tag w:val="MENDELEY_CITATION_v3_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fSwiaXNUZW1wb3JhcnkiOmZhbHNlfV19"/>
          <w:id w:val="544567415"/>
          <w:placeholder>
            <w:docPart w:val="DefaultPlaceholder_-1854013440"/>
          </w:placeholder>
        </w:sdtPr>
        <w:sdtEndPr/>
        <w:sdtContent>
          <w:r w:rsidR="00725507" w:rsidRPr="00B11AA6">
            <w:rPr>
              <w:rFonts w:ascii="Palatino Linotype" w:hAnsi="Palatino Linotype" w:cs="Times New Roman"/>
              <w:sz w:val="22"/>
              <w:szCs w:val="22"/>
              <w:vertAlign w:val="superscript"/>
            </w:rPr>
            <w:t>1,6</w:t>
          </w:r>
        </w:sdtContent>
      </w:sdt>
      <w:r w:rsidR="00316AC8" w:rsidRPr="00B11AA6">
        <w:rPr>
          <w:rFonts w:ascii="Palatino Linotype" w:hAnsi="Palatino Linotype" w:cs="Times New Roman"/>
          <w:sz w:val="22"/>
          <w:szCs w:val="22"/>
        </w:rPr>
        <w:t xml:space="preserve"> </w:t>
      </w:r>
      <w:r w:rsidR="007642C0">
        <w:rPr>
          <w:rFonts w:ascii="Palatino Linotype" w:hAnsi="Palatino Linotype" w:cs="Times New Roman"/>
          <w:sz w:val="22"/>
          <w:szCs w:val="22"/>
        </w:rPr>
        <w:t xml:space="preserve">The name BAND is short for “banded matrix” </w:t>
      </w:r>
      <w:r w:rsidR="002831FE">
        <w:rPr>
          <w:rFonts w:ascii="Palatino Linotype" w:hAnsi="Palatino Linotype" w:cs="Times New Roman"/>
          <w:sz w:val="22"/>
          <w:szCs w:val="22"/>
        </w:rPr>
        <w:t>exploits</w:t>
      </w:r>
      <w:r w:rsidR="007642C0">
        <w:rPr>
          <w:rFonts w:ascii="Palatino Linotype" w:hAnsi="Palatino Linotype" w:cs="Times New Roman"/>
          <w:sz w:val="22"/>
          <w:szCs w:val="22"/>
        </w:rPr>
        <w:t xml:space="preserve"> the block-tridiagonal Jacobian structure</w:t>
      </w:r>
      <w:r w:rsidRPr="00B11AA6">
        <w:rPr>
          <w:rFonts w:ascii="Palatino Linotype" w:hAnsi="Palatino Linotype" w:cs="Times New Roman"/>
          <w:sz w:val="22"/>
          <w:szCs w:val="22"/>
        </w:rPr>
        <w:t xml:space="preserve"> </w:t>
      </w:r>
      <w:r w:rsidR="002831FE">
        <w:rPr>
          <w:rFonts w:ascii="Palatino Linotype" w:hAnsi="Palatino Linotype" w:cs="Times New Roman"/>
          <w:sz w:val="22"/>
          <w:szCs w:val="22"/>
        </w:rPr>
        <w:t>described above to</w:t>
      </w:r>
      <w:r w:rsidRPr="00B11AA6">
        <w:rPr>
          <w:rFonts w:ascii="Palatino Linotype" w:hAnsi="Palatino Linotype" w:cs="Times New Roman"/>
          <w:sz w:val="22"/>
          <w:szCs w:val="22"/>
        </w:rPr>
        <w:t xml:space="preserve"> be solved in </w:t>
      </w:r>
      <m:oMath>
        <m:r>
          <w:rPr>
            <w:rFonts w:ascii="Cambria Math" w:hAnsi="Cambria Math" w:cs="Times New Roman"/>
            <w:sz w:val="22"/>
            <w:szCs w:val="22"/>
          </w:rPr>
          <m:t>O</m:t>
        </m:r>
        <m:d>
          <m:dPr>
            <m:ctrlPr>
              <w:rPr>
                <w:rFonts w:ascii="Cambria Math" w:hAnsi="Cambria Math" w:cs="Times New Roman"/>
                <w:i/>
                <w:sz w:val="22"/>
                <w:szCs w:val="22"/>
              </w:rPr>
            </m:ctrlPr>
          </m:dPr>
          <m:e>
            <m:r>
              <w:rPr>
                <w:rFonts w:ascii="Cambria Math" w:hAnsi="Cambria Math" w:cs="Times New Roman"/>
                <w:sz w:val="22"/>
                <w:szCs w:val="22"/>
              </w:rPr>
              <m:t>N</m:t>
            </m:r>
          </m:e>
        </m:d>
      </m:oMath>
      <w:r w:rsidRPr="00B11AA6">
        <w:rPr>
          <w:rFonts w:ascii="Palatino Linotype" w:hAnsi="Palatino Linotype" w:cs="Times New Roman"/>
          <w:sz w:val="22"/>
          <w:szCs w:val="22"/>
        </w:rPr>
        <w:t xml:space="preserve"> operations by Gaussian elimination rather than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3</m:t>
                </m:r>
              </m:sup>
            </m:sSup>
          </m:e>
        </m:d>
      </m:oMath>
      <w:r w:rsidRPr="00B11AA6">
        <w:rPr>
          <w:rFonts w:ascii="Palatino Linotype" w:eastAsiaTheme="minorEastAsia" w:hAnsi="Palatino Linotype" w:cs="Times New Roman"/>
          <w:sz w:val="22"/>
          <w:szCs w:val="22"/>
        </w:rPr>
        <w:t xml:space="preserve">. </w:t>
      </w:r>
      <w:r w:rsidRPr="00B11AA6">
        <w:rPr>
          <w:rFonts w:ascii="Palatino Linotype" w:hAnsi="Palatino Linotype" w:cs="Times New Roman"/>
          <w:sz w:val="22"/>
          <w:szCs w:val="22"/>
        </w:rPr>
        <w:t>Newman's FORTRAN implementation of BAND became the de facto standard for decades of electrochemical simulation. Many published models in the fuel cell and battery literature were written directly in the BAND framework. Understanding BAND is still valuable because it makes the sparsity structure of the discretized equations explicit</w:t>
      </w:r>
      <w:r w:rsidR="00FF0C16"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but today's scientific Python stack provides more flexible alternatives with comparable performance for the problem sizes typical in 1D modeling.</w:t>
      </w:r>
    </w:p>
    <w:p w14:paraId="1517B7A8" w14:textId="288DF4FC" w:rsidR="002D3C62" w:rsidRPr="00B11AA6" w:rsidRDefault="00AB39C0" w:rsidP="00972F13">
      <w:pPr>
        <w:jc w:val="both"/>
        <w:rPr>
          <w:rFonts w:ascii="Lato" w:hAnsi="Lato" w:cs="Times New Roman"/>
          <w:b/>
          <w:bCs/>
          <w:szCs w:val="22"/>
        </w:rPr>
      </w:pPr>
      <w:r>
        <w:rPr>
          <w:rFonts w:ascii="Lato" w:hAnsi="Lato" w:cs="Times New Roman"/>
          <w:b/>
          <w:bCs/>
          <w:szCs w:val="22"/>
        </w:rPr>
        <w:t xml:space="preserve">Solving Finite </w:t>
      </w:r>
      <w:r w:rsidR="00F33AD5">
        <w:rPr>
          <w:rFonts w:ascii="Lato" w:hAnsi="Lato" w:cs="Times New Roman"/>
          <w:b/>
          <w:bCs/>
          <w:szCs w:val="22"/>
        </w:rPr>
        <w:t xml:space="preserve">Element Problems Using </w:t>
      </w:r>
      <w:commentRangeStart w:id="22"/>
      <w:r w:rsidR="002D3C62" w:rsidRPr="00B11AA6">
        <w:rPr>
          <w:rFonts w:ascii="Lato" w:hAnsi="Lato" w:cs="Times New Roman"/>
          <w:b/>
          <w:bCs/>
          <w:szCs w:val="22"/>
        </w:rPr>
        <w:t>SciPy</w:t>
      </w:r>
      <w:commentRangeEnd w:id="22"/>
      <w:r w:rsidR="00B25750" w:rsidRPr="00B11AA6">
        <w:rPr>
          <w:rStyle w:val="CommentReference"/>
          <w:rFonts w:ascii="Lato" w:hAnsi="Lato" w:cs="Times New Roman"/>
          <w:b/>
          <w:bCs/>
          <w:sz w:val="24"/>
          <w:szCs w:val="22"/>
        </w:rPr>
        <w:commentReference w:id="22"/>
      </w:r>
    </w:p>
    <w:p w14:paraId="49ED73A2" w14:textId="3DB1EFBB" w:rsidR="002D3C62" w:rsidRPr="00B11AA6" w:rsidRDefault="001B041C" w:rsidP="00972F13">
      <w:pPr>
        <w:jc w:val="both"/>
        <w:rPr>
          <w:rFonts w:ascii="Palatino Linotype" w:hAnsi="Palatino Linotype" w:cs="Times New Roman"/>
          <w:sz w:val="22"/>
          <w:szCs w:val="22"/>
        </w:rPr>
      </w:pPr>
      <w:r>
        <w:rPr>
          <w:rFonts w:ascii="Palatino Linotype" w:hAnsi="Palatino Linotype" w:cs="Times New Roman"/>
          <w:sz w:val="22"/>
          <w:szCs w:val="22"/>
        </w:rPr>
        <w:t xml:space="preserve">Although </w:t>
      </w:r>
      <w:r w:rsidR="002D3C62" w:rsidRPr="00B44F9B">
        <w:rPr>
          <w:rFonts w:ascii="Palatino Linotype" w:hAnsi="Palatino Linotype"/>
          <w:sz w:val="22"/>
        </w:rPr>
        <w:t>SciPy does not contain FVM or FEM solvers</w:t>
      </w:r>
      <w:r>
        <w:rPr>
          <w:rFonts w:ascii="Palatino Linotype" w:hAnsi="Palatino Linotype" w:cs="Times New Roman"/>
          <w:sz w:val="22"/>
          <w:szCs w:val="22"/>
        </w:rPr>
        <w:t xml:space="preserve">, </w:t>
      </w:r>
      <w:r w:rsidR="002D3C62" w:rsidRPr="00B11AA6">
        <w:rPr>
          <w:rFonts w:ascii="Palatino Linotype" w:hAnsi="Palatino Linotype" w:cs="Times New Roman"/>
          <w:sz w:val="22"/>
          <w:szCs w:val="22"/>
        </w:rPr>
        <w:t xml:space="preserve">it provides the linear algebra backbone </w:t>
      </w:r>
      <w:r w:rsidR="00045899" w:rsidRPr="00B11AA6">
        <w:rPr>
          <w:rFonts w:ascii="Palatino Linotype" w:hAnsi="Palatino Linotype" w:cs="Times New Roman"/>
          <w:sz w:val="22"/>
          <w:szCs w:val="22"/>
        </w:rPr>
        <w:t>(</w:t>
      </w:r>
      <w:r w:rsidR="002D3C62" w:rsidRPr="00B11AA6">
        <w:rPr>
          <w:rFonts w:ascii="Palatino Linotype" w:hAnsi="Palatino Linotype" w:cs="Times New Roman"/>
          <w:sz w:val="22"/>
          <w:szCs w:val="22"/>
        </w:rPr>
        <w:t>scipy.linalg.solve</w:t>
      </w:r>
      <w:r w:rsidR="00045899" w:rsidRPr="00B11AA6">
        <w:rPr>
          <w:rFonts w:ascii="Palatino Linotype" w:hAnsi="Palatino Linotype" w:cs="Times New Roman"/>
          <w:sz w:val="22"/>
          <w:szCs w:val="22"/>
        </w:rPr>
        <w:t xml:space="preserve"> and</w:t>
      </w:r>
      <w:r w:rsidR="002D3C62" w:rsidRPr="00B11AA6">
        <w:rPr>
          <w:rFonts w:ascii="Palatino Linotype" w:hAnsi="Palatino Linotype" w:cs="Times New Roman"/>
          <w:sz w:val="22"/>
          <w:szCs w:val="22"/>
        </w:rPr>
        <w:t xml:space="preserve"> sparse solvers in scipy.sparse.linalg</w:t>
      </w:r>
      <w:r w:rsidR="00045899" w:rsidRPr="00B11AA6">
        <w:rPr>
          <w:rFonts w:ascii="Palatino Linotype" w:hAnsi="Palatino Linotype" w:cs="Times New Roman"/>
          <w:sz w:val="22"/>
          <w:szCs w:val="22"/>
        </w:rPr>
        <w:t>)</w:t>
      </w:r>
      <w:r w:rsidR="002D3C62" w:rsidRPr="00B11AA6">
        <w:rPr>
          <w:rFonts w:ascii="Palatino Linotype" w:hAnsi="Palatino Linotype" w:cs="Times New Roman"/>
          <w:sz w:val="22"/>
          <w:szCs w:val="22"/>
        </w:rPr>
        <w:t xml:space="preserve"> that any discretization method ultimately requires. The discretization itself (converting PDEs into matrix equations) must be implemented by the user or by a specialized package.</w:t>
      </w:r>
    </w:p>
    <w:p w14:paraId="3579F242" w14:textId="52C8DDDE"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The three main discretization families</w:t>
      </w:r>
      <w:r w:rsidR="00192D91">
        <w:rPr>
          <w:rFonts w:ascii="Palatino Linotype" w:hAnsi="Palatino Linotype" w:cs="Times New Roman"/>
          <w:sz w:val="22"/>
          <w:szCs w:val="22"/>
        </w:rPr>
        <w:t xml:space="preserve"> are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3251"/>
        <w:gridCol w:w="3647"/>
        <w:gridCol w:w="1799"/>
      </w:tblGrid>
      <w:tr w:rsidR="002D3C62" w:rsidRPr="00B11AA6" w14:paraId="30FE49AD" w14:textId="77777777" w:rsidTr="007F4AF6">
        <w:trPr>
          <w:tblHeader/>
          <w:tblCellSpacing w:w="15" w:type="dxa"/>
        </w:trPr>
        <w:tc>
          <w:tcPr>
            <w:tcW w:w="0" w:type="auto"/>
            <w:shd w:val="clear" w:color="auto" w:fill="000000" w:themeFill="text1"/>
            <w:vAlign w:val="center"/>
            <w:hideMark/>
          </w:tcPr>
          <w:p w14:paraId="224F90BD" w14:textId="77777777" w:rsidR="002D3C62" w:rsidRPr="00B11AA6" w:rsidRDefault="002D3C62" w:rsidP="007F4AF6">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Method</w:t>
            </w:r>
          </w:p>
        </w:tc>
        <w:tc>
          <w:tcPr>
            <w:tcW w:w="0" w:type="auto"/>
            <w:shd w:val="clear" w:color="auto" w:fill="000000" w:themeFill="text1"/>
            <w:vAlign w:val="center"/>
            <w:hideMark/>
          </w:tcPr>
          <w:p w14:paraId="6170766E" w14:textId="77777777" w:rsidR="002D3C62" w:rsidRPr="00B11AA6" w:rsidRDefault="002D3C62" w:rsidP="007F4AF6">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Core idea</w:t>
            </w:r>
          </w:p>
        </w:tc>
        <w:tc>
          <w:tcPr>
            <w:tcW w:w="0" w:type="auto"/>
            <w:shd w:val="clear" w:color="auto" w:fill="000000" w:themeFill="text1"/>
            <w:vAlign w:val="center"/>
            <w:hideMark/>
          </w:tcPr>
          <w:p w14:paraId="327C36A6" w14:textId="77777777" w:rsidR="002D3C62" w:rsidRPr="00B11AA6" w:rsidRDefault="002D3C62" w:rsidP="007F4AF6">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When to use</w:t>
            </w:r>
          </w:p>
        </w:tc>
        <w:tc>
          <w:tcPr>
            <w:tcW w:w="0" w:type="auto"/>
            <w:shd w:val="clear" w:color="auto" w:fill="000000" w:themeFill="text1"/>
            <w:vAlign w:val="center"/>
            <w:hideMark/>
          </w:tcPr>
          <w:p w14:paraId="62494C3A" w14:textId="77777777" w:rsidR="002D3C62" w:rsidRPr="00B11AA6" w:rsidRDefault="002D3C62" w:rsidP="007F4AF6">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Python tools</w:t>
            </w:r>
          </w:p>
        </w:tc>
      </w:tr>
      <w:tr w:rsidR="002D3C62" w:rsidRPr="00B11AA6" w14:paraId="31F05B4D" w14:textId="77777777" w:rsidTr="007F4AF6">
        <w:trPr>
          <w:tblCellSpacing w:w="15" w:type="dxa"/>
        </w:trPr>
        <w:tc>
          <w:tcPr>
            <w:tcW w:w="0" w:type="auto"/>
            <w:shd w:val="clear" w:color="auto" w:fill="F2F2F2" w:themeFill="background1" w:themeFillShade="F2"/>
            <w:vAlign w:val="center"/>
            <w:hideMark/>
          </w:tcPr>
          <w:p w14:paraId="265D4E50"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b/>
                <w:bCs/>
                <w:sz w:val="22"/>
                <w:szCs w:val="22"/>
              </w:rPr>
              <w:t>FDM</w:t>
            </w:r>
            <w:r w:rsidRPr="00B11AA6">
              <w:rPr>
                <w:rFonts w:ascii="Palatino Linotype" w:hAnsi="Palatino Linotype" w:cs="Times New Roman"/>
                <w:sz w:val="22"/>
                <w:szCs w:val="22"/>
              </w:rPr>
              <w:t xml:space="preserve"> (finite difference)</w:t>
            </w:r>
          </w:p>
        </w:tc>
        <w:tc>
          <w:tcPr>
            <w:tcW w:w="0" w:type="auto"/>
            <w:shd w:val="clear" w:color="auto" w:fill="F2F2F2" w:themeFill="background1" w:themeFillShade="F2"/>
            <w:vAlign w:val="center"/>
            <w:hideMark/>
          </w:tcPr>
          <w:p w14:paraId="64920C15"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Replace derivatives with difference quotients on a structured grid</w:t>
            </w:r>
          </w:p>
        </w:tc>
        <w:tc>
          <w:tcPr>
            <w:tcW w:w="0" w:type="auto"/>
            <w:shd w:val="clear" w:color="auto" w:fill="F2F2F2" w:themeFill="background1" w:themeFillShade="F2"/>
            <w:vAlign w:val="center"/>
            <w:hideMark/>
          </w:tcPr>
          <w:p w14:paraId="51E6643C"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Simple geometries, quick prototyping</w:t>
            </w:r>
          </w:p>
        </w:tc>
        <w:tc>
          <w:tcPr>
            <w:tcW w:w="0" w:type="auto"/>
            <w:shd w:val="clear" w:color="auto" w:fill="F2F2F2" w:themeFill="background1" w:themeFillShade="F2"/>
            <w:vAlign w:val="center"/>
            <w:hideMark/>
          </w:tcPr>
          <w:p w14:paraId="0EA02D23"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NumPy (by hand), findiff</w:t>
            </w:r>
          </w:p>
        </w:tc>
      </w:tr>
      <w:tr w:rsidR="002D3C62" w:rsidRPr="00B11AA6" w14:paraId="6A39BE40" w14:textId="77777777">
        <w:trPr>
          <w:tblCellSpacing w:w="15" w:type="dxa"/>
        </w:trPr>
        <w:tc>
          <w:tcPr>
            <w:tcW w:w="0" w:type="auto"/>
            <w:vAlign w:val="center"/>
            <w:hideMark/>
          </w:tcPr>
          <w:p w14:paraId="6CEB6CAA"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b/>
                <w:bCs/>
                <w:sz w:val="22"/>
                <w:szCs w:val="22"/>
              </w:rPr>
              <w:t>FVM</w:t>
            </w:r>
            <w:r w:rsidRPr="00B11AA6">
              <w:rPr>
                <w:rFonts w:ascii="Palatino Linotype" w:hAnsi="Palatino Linotype" w:cs="Times New Roman"/>
                <w:sz w:val="22"/>
                <w:szCs w:val="22"/>
              </w:rPr>
              <w:t xml:space="preserve"> (finite volume)</w:t>
            </w:r>
          </w:p>
        </w:tc>
        <w:tc>
          <w:tcPr>
            <w:tcW w:w="0" w:type="auto"/>
            <w:vAlign w:val="center"/>
            <w:hideMark/>
          </w:tcPr>
          <w:p w14:paraId="1EB4B1D7"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Integrate conservation law over each cell; fluxes are the primary unknowns</w:t>
            </w:r>
          </w:p>
        </w:tc>
        <w:tc>
          <w:tcPr>
            <w:tcW w:w="0" w:type="auto"/>
            <w:vAlign w:val="center"/>
            <w:hideMark/>
          </w:tcPr>
          <w:p w14:paraId="15175728" w14:textId="39750FBD"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Conservation laws (mass, charge, momentum)</w:t>
            </w:r>
            <w:r w:rsidR="00045899" w:rsidRPr="00B11AA6">
              <w:rPr>
                <w:rFonts w:ascii="Palatino Linotype" w:hAnsi="Palatino Linotype" w:cs="Times New Roman"/>
                <w:sz w:val="22"/>
                <w:szCs w:val="22"/>
              </w:rPr>
              <w:t>, a</w:t>
            </w:r>
            <w:r w:rsidRPr="00B11AA6">
              <w:rPr>
                <w:rFonts w:ascii="Palatino Linotype" w:hAnsi="Palatino Linotype" w:cs="Times New Roman"/>
                <w:sz w:val="22"/>
                <w:szCs w:val="22"/>
              </w:rPr>
              <w:t xml:space="preserve"> natural fit for electrochemistry</w:t>
            </w:r>
          </w:p>
        </w:tc>
        <w:tc>
          <w:tcPr>
            <w:tcW w:w="0" w:type="auto"/>
            <w:vAlign w:val="center"/>
            <w:hideMark/>
          </w:tcPr>
          <w:p w14:paraId="3B774909" w14:textId="296EF466"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NumPy (by hand), </w:t>
            </w:r>
            <w:r w:rsidR="00E905F7">
              <w:rPr>
                <w:rFonts w:ascii="Palatino Linotype" w:hAnsi="Palatino Linotype" w:cs="Times New Roman"/>
                <w:sz w:val="22"/>
                <w:szCs w:val="22"/>
              </w:rPr>
              <w:t>FiPy</w:t>
            </w:r>
          </w:p>
        </w:tc>
      </w:tr>
      <w:tr w:rsidR="002D3C62" w:rsidRPr="00B11AA6" w14:paraId="07C96542" w14:textId="77777777" w:rsidTr="007F4AF6">
        <w:trPr>
          <w:tblCellSpacing w:w="15" w:type="dxa"/>
        </w:trPr>
        <w:tc>
          <w:tcPr>
            <w:tcW w:w="0" w:type="auto"/>
            <w:shd w:val="clear" w:color="auto" w:fill="F2F2F2" w:themeFill="background1" w:themeFillShade="F2"/>
            <w:vAlign w:val="center"/>
            <w:hideMark/>
          </w:tcPr>
          <w:p w14:paraId="4444913D"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b/>
                <w:bCs/>
                <w:sz w:val="22"/>
                <w:szCs w:val="22"/>
              </w:rPr>
              <w:lastRenderedPageBreak/>
              <w:t>FEM</w:t>
            </w:r>
            <w:r w:rsidRPr="00B11AA6">
              <w:rPr>
                <w:rFonts w:ascii="Palatino Linotype" w:hAnsi="Palatino Linotype" w:cs="Times New Roman"/>
                <w:sz w:val="22"/>
                <w:szCs w:val="22"/>
              </w:rPr>
              <w:t xml:space="preserve"> (finite element)</w:t>
            </w:r>
          </w:p>
        </w:tc>
        <w:tc>
          <w:tcPr>
            <w:tcW w:w="0" w:type="auto"/>
            <w:shd w:val="clear" w:color="auto" w:fill="F2F2F2" w:themeFill="background1" w:themeFillShade="F2"/>
            <w:vAlign w:val="center"/>
            <w:hideMark/>
          </w:tcPr>
          <w:p w14:paraId="1584B1E5"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Multiply PDE by test functions; minimize weighted residual</w:t>
            </w:r>
          </w:p>
        </w:tc>
        <w:tc>
          <w:tcPr>
            <w:tcW w:w="0" w:type="auto"/>
            <w:shd w:val="clear" w:color="auto" w:fill="F2F2F2" w:themeFill="background1" w:themeFillShade="F2"/>
            <w:vAlign w:val="center"/>
            <w:hideMark/>
          </w:tcPr>
          <w:p w14:paraId="1EA964C7"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Complex geometries, structural mechanics, general PDEs</w:t>
            </w:r>
          </w:p>
        </w:tc>
        <w:tc>
          <w:tcPr>
            <w:tcW w:w="0" w:type="auto"/>
            <w:shd w:val="clear" w:color="auto" w:fill="F2F2F2" w:themeFill="background1" w:themeFillShade="F2"/>
            <w:vAlign w:val="center"/>
            <w:hideMark/>
          </w:tcPr>
          <w:p w14:paraId="638BDDD0" w14:textId="0745DF38"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FEniCSx</w:t>
            </w:r>
            <w:sdt>
              <w:sdtPr>
                <w:rPr>
                  <w:rFonts w:ascii="Palatino Linotype" w:hAnsi="Palatino Linotype" w:cs="Times New Roman"/>
                  <w:sz w:val="22"/>
                  <w:szCs w:val="22"/>
                  <w:vertAlign w:val="superscript"/>
                </w:rPr>
                <w:tag w:val="MENDELEY_CITATION_v3_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"/>
                <w:id w:val="-1558779678"/>
                <w:placeholder>
                  <w:docPart w:val="DefaultPlaceholder_-1854013440"/>
                </w:placeholder>
              </w:sdtPr>
              <w:sdtEndPr/>
              <w:sdtContent>
                <w:r w:rsidR="00725507" w:rsidRPr="00B11AA6">
                  <w:rPr>
                    <w:rFonts w:ascii="Palatino Linotype" w:hAnsi="Palatino Linotype" w:cs="Times New Roman"/>
                    <w:sz w:val="22"/>
                    <w:szCs w:val="22"/>
                    <w:vertAlign w:val="superscript"/>
                  </w:rPr>
                  <w:t>7</w:t>
                </w:r>
              </w:sdtContent>
            </w:sdt>
            <w:r w:rsidRPr="00B11AA6">
              <w:rPr>
                <w:rFonts w:ascii="Palatino Linotype" w:hAnsi="Palatino Linotype" w:cs="Times New Roman"/>
                <w:sz w:val="22"/>
                <w:szCs w:val="22"/>
              </w:rPr>
              <w:t>, scikit-fem</w:t>
            </w:r>
            <w:sdt>
              <w:sdtPr>
                <w:rPr>
                  <w:rFonts w:ascii="Palatino Linotype" w:hAnsi="Palatino Linotype" w:cs="Times New Roman"/>
                  <w:sz w:val="22"/>
                  <w:szCs w:val="22"/>
                  <w:vertAlign w:val="superscript"/>
                </w:rPr>
                <w:tag w:val="MENDELEY_CITATION_v3_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"/>
                <w:id w:val="-800539394"/>
                <w:placeholder>
                  <w:docPart w:val="DefaultPlaceholder_-1854013440"/>
                </w:placeholder>
              </w:sdtPr>
              <w:sdtEndPr/>
              <w:sdtContent>
                <w:r w:rsidR="00725507" w:rsidRPr="00B11AA6">
                  <w:rPr>
                    <w:rFonts w:ascii="Palatino Linotype" w:hAnsi="Palatino Linotype" w:cs="Times New Roman"/>
                    <w:sz w:val="22"/>
                    <w:szCs w:val="22"/>
                    <w:vertAlign w:val="superscript"/>
                  </w:rPr>
                  <w:t>8</w:t>
                </w:r>
              </w:sdtContent>
            </w:sdt>
            <w:r w:rsidRPr="00B11AA6">
              <w:rPr>
                <w:rFonts w:ascii="Palatino Linotype" w:hAnsi="Palatino Linotype" w:cs="Times New Roman"/>
                <w:sz w:val="22"/>
                <w:szCs w:val="22"/>
              </w:rPr>
              <w:t xml:space="preserve">, </w:t>
            </w:r>
            <w:r w:rsidR="008E62B8" w:rsidRPr="00B11AA6">
              <w:rPr>
                <w:rFonts w:ascii="Palatino Linotype" w:hAnsi="Palatino Linotype" w:cs="Times New Roman"/>
                <w:sz w:val="22"/>
                <w:szCs w:val="22"/>
              </w:rPr>
              <w:t>DOLFINx</w:t>
            </w:r>
            <w:sdt>
              <w:sdtPr>
                <w:rPr>
                  <w:rFonts w:ascii="Palatino Linotype" w:hAnsi="Palatino Linotype" w:cs="Times New Roman"/>
                  <w:sz w:val="22"/>
                  <w:szCs w:val="22"/>
                  <w:vertAlign w:val="superscript"/>
                </w:rPr>
                <w:tag w:val="MENDELEY_CITATION_v3_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"/>
                <w:id w:val="-1680740255"/>
                <w:placeholder>
                  <w:docPart w:val="DefaultPlaceholder_-1854013440"/>
                </w:placeholder>
              </w:sdtPr>
              <w:sdtEndPr/>
              <w:sdtContent>
                <w:r w:rsidR="00725507" w:rsidRPr="00B11AA6">
                  <w:rPr>
                    <w:rFonts w:ascii="Palatino Linotype" w:hAnsi="Palatino Linotype" w:cs="Times New Roman"/>
                    <w:sz w:val="22"/>
                    <w:szCs w:val="22"/>
                    <w:vertAlign w:val="superscript"/>
                  </w:rPr>
                  <w:t>7</w:t>
                </w:r>
              </w:sdtContent>
            </w:sdt>
          </w:p>
        </w:tc>
      </w:tr>
    </w:tbl>
    <w:p w14:paraId="46A54947" w14:textId="77777777" w:rsidR="00B254F3" w:rsidRPr="00B11AA6" w:rsidRDefault="00B254F3" w:rsidP="00972F13">
      <w:pPr>
        <w:jc w:val="both"/>
        <w:rPr>
          <w:rFonts w:ascii="Lato" w:hAnsi="Lato" w:cs="Times New Roman"/>
          <w:b/>
          <w:bCs/>
          <w:szCs w:val="22"/>
        </w:rPr>
      </w:pPr>
    </w:p>
    <w:p w14:paraId="64707D60" w14:textId="43CA6584" w:rsidR="002D3C62" w:rsidRPr="00B11AA6" w:rsidRDefault="002D3C62" w:rsidP="00972F13">
      <w:pPr>
        <w:jc w:val="both"/>
        <w:rPr>
          <w:rFonts w:ascii="Lato" w:hAnsi="Lato" w:cs="Times New Roman"/>
          <w:b/>
          <w:bCs/>
          <w:szCs w:val="22"/>
        </w:rPr>
      </w:pPr>
      <w:r w:rsidRPr="00B11AA6">
        <w:rPr>
          <w:rFonts w:ascii="Lato" w:hAnsi="Lato" w:cs="Times New Roman"/>
          <w:b/>
          <w:bCs/>
          <w:szCs w:val="22"/>
        </w:rPr>
        <w:t>Specialized Packages</w:t>
      </w:r>
    </w:p>
    <w:p w14:paraId="4A86CB07" w14:textId="77777777"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For problems beyond 1D uniform grids, several Python packages provide higher-level FVM/FEM infrastructure: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02"/>
        <w:gridCol w:w="1014"/>
        <w:gridCol w:w="4097"/>
        <w:gridCol w:w="3393"/>
      </w:tblGrid>
      <w:tr w:rsidR="002D3C62" w:rsidRPr="00B11AA6" w14:paraId="2E0BAA93" w14:textId="77777777" w:rsidTr="0048123E">
        <w:trPr>
          <w:tblHeader/>
          <w:tblCellSpacing w:w="15" w:type="dxa"/>
          <w:jc w:val="center"/>
        </w:trPr>
        <w:tc>
          <w:tcPr>
            <w:tcW w:w="0" w:type="auto"/>
            <w:shd w:val="clear" w:color="auto" w:fill="000000" w:themeFill="text1"/>
            <w:vAlign w:val="center"/>
            <w:hideMark/>
          </w:tcPr>
          <w:p w14:paraId="3027AEC0" w14:textId="77777777" w:rsidR="002D3C62" w:rsidRPr="00B11AA6" w:rsidRDefault="002D3C62" w:rsidP="0048123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Package</w:t>
            </w:r>
          </w:p>
        </w:tc>
        <w:tc>
          <w:tcPr>
            <w:tcW w:w="984" w:type="dxa"/>
            <w:shd w:val="clear" w:color="auto" w:fill="000000" w:themeFill="text1"/>
            <w:vAlign w:val="center"/>
            <w:hideMark/>
          </w:tcPr>
          <w:p w14:paraId="7D67C21B" w14:textId="77777777" w:rsidR="002D3C62" w:rsidRPr="00B11AA6" w:rsidRDefault="002D3C62" w:rsidP="0048123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Method</w:t>
            </w:r>
          </w:p>
        </w:tc>
        <w:tc>
          <w:tcPr>
            <w:tcW w:w="4067" w:type="dxa"/>
            <w:shd w:val="clear" w:color="auto" w:fill="000000" w:themeFill="text1"/>
            <w:vAlign w:val="center"/>
            <w:hideMark/>
          </w:tcPr>
          <w:p w14:paraId="108E7528" w14:textId="77777777" w:rsidR="002D3C62" w:rsidRPr="00B11AA6" w:rsidRDefault="002D3C62" w:rsidP="0048123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Strengths</w:t>
            </w:r>
          </w:p>
        </w:tc>
        <w:tc>
          <w:tcPr>
            <w:tcW w:w="0" w:type="auto"/>
            <w:shd w:val="clear" w:color="auto" w:fill="000000" w:themeFill="text1"/>
            <w:vAlign w:val="center"/>
            <w:hideMark/>
          </w:tcPr>
          <w:p w14:paraId="44313003" w14:textId="77777777" w:rsidR="002D3C62" w:rsidRPr="00B11AA6" w:rsidRDefault="002D3C62" w:rsidP="0048123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Typical use case</w:t>
            </w:r>
          </w:p>
        </w:tc>
      </w:tr>
      <w:tr w:rsidR="002D3C62" w:rsidRPr="00B11AA6" w14:paraId="2ADE9D44" w14:textId="77777777" w:rsidTr="0048123E">
        <w:trPr>
          <w:tblCellSpacing w:w="15" w:type="dxa"/>
          <w:jc w:val="center"/>
        </w:trPr>
        <w:tc>
          <w:tcPr>
            <w:tcW w:w="0" w:type="auto"/>
            <w:shd w:val="clear" w:color="auto" w:fill="F2F2F2" w:themeFill="background1" w:themeFillShade="F2"/>
            <w:vAlign w:val="center"/>
            <w:hideMark/>
          </w:tcPr>
          <w:p w14:paraId="109B87D2" w14:textId="3283EA5A" w:rsidR="002D3C62" w:rsidRPr="00B11AA6" w:rsidRDefault="00E905F7" w:rsidP="0048123E">
            <w:pPr>
              <w:jc w:val="center"/>
              <w:rPr>
                <w:rFonts w:ascii="Palatino Linotype" w:hAnsi="Palatino Linotype" w:cs="Times New Roman"/>
                <w:sz w:val="22"/>
                <w:szCs w:val="22"/>
              </w:rPr>
            </w:pPr>
            <w:r>
              <w:rPr>
                <w:rFonts w:ascii="Palatino Linotype" w:hAnsi="Palatino Linotype" w:cs="Times New Roman"/>
                <w:b/>
                <w:bCs/>
                <w:sz w:val="22"/>
                <w:szCs w:val="22"/>
              </w:rPr>
              <w:t>FiPy</w:t>
            </w:r>
          </w:p>
        </w:tc>
        <w:tc>
          <w:tcPr>
            <w:tcW w:w="984" w:type="dxa"/>
            <w:shd w:val="clear" w:color="auto" w:fill="F2F2F2" w:themeFill="background1" w:themeFillShade="F2"/>
            <w:vAlign w:val="center"/>
            <w:hideMark/>
          </w:tcPr>
          <w:p w14:paraId="39B64287"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FVM</w:t>
            </w:r>
          </w:p>
        </w:tc>
        <w:tc>
          <w:tcPr>
            <w:tcW w:w="4067" w:type="dxa"/>
            <w:shd w:val="clear" w:color="auto" w:fill="F2F2F2" w:themeFill="background1" w:themeFillShade="F2"/>
            <w:vAlign w:val="center"/>
            <w:hideMark/>
          </w:tcPr>
          <w:p w14:paraId="44E04BD4" w14:textId="77777777" w:rsidR="007F4AF6"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Designed for diffusion-reaction-convection PDEs; </w:t>
            </w:r>
          </w:p>
          <w:p w14:paraId="20231A93" w14:textId="7DA1D7CA"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syntax close to the continuous equations</w:t>
            </w:r>
          </w:p>
        </w:tc>
        <w:tc>
          <w:tcPr>
            <w:tcW w:w="0" w:type="auto"/>
            <w:shd w:val="clear" w:color="auto" w:fill="F2F2F2" w:themeFill="background1" w:themeFillShade="F2"/>
            <w:vAlign w:val="center"/>
            <w:hideMark/>
          </w:tcPr>
          <w:p w14:paraId="7DBF3198"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Multi-component transport, phase-field models</w:t>
            </w:r>
          </w:p>
        </w:tc>
      </w:tr>
      <w:tr w:rsidR="002D3C62" w:rsidRPr="00B11AA6" w14:paraId="35993B31" w14:textId="77777777" w:rsidTr="0048123E">
        <w:trPr>
          <w:tblCellSpacing w:w="15" w:type="dxa"/>
          <w:jc w:val="center"/>
        </w:trPr>
        <w:tc>
          <w:tcPr>
            <w:tcW w:w="0" w:type="auto"/>
            <w:vAlign w:val="center"/>
            <w:hideMark/>
          </w:tcPr>
          <w:p w14:paraId="3943F5B9" w14:textId="1F3916FA"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b/>
                <w:bCs/>
                <w:sz w:val="22"/>
                <w:szCs w:val="22"/>
              </w:rPr>
              <w:t>FEniCSx</w:t>
            </w:r>
            <w:r w:rsidRPr="00B11AA6">
              <w:rPr>
                <w:rFonts w:ascii="Palatino Linotype" w:hAnsi="Palatino Linotype" w:cs="Times New Roman"/>
                <w:sz w:val="22"/>
                <w:szCs w:val="22"/>
              </w:rPr>
              <w:t xml:space="preserve"> / </w:t>
            </w:r>
            <w:r w:rsidR="00E905F7">
              <w:rPr>
                <w:rFonts w:ascii="Palatino Linotype" w:hAnsi="Palatino Linotype" w:cs="Times New Roman"/>
                <w:b/>
                <w:bCs/>
                <w:sz w:val="22"/>
                <w:szCs w:val="22"/>
              </w:rPr>
              <w:t>DOLFINx</w:t>
            </w:r>
          </w:p>
        </w:tc>
        <w:tc>
          <w:tcPr>
            <w:tcW w:w="984" w:type="dxa"/>
            <w:vAlign w:val="center"/>
            <w:hideMark/>
          </w:tcPr>
          <w:p w14:paraId="7F3680A3"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FEM</w:t>
            </w:r>
          </w:p>
        </w:tc>
        <w:tc>
          <w:tcPr>
            <w:tcW w:w="4067" w:type="dxa"/>
            <w:vAlign w:val="center"/>
            <w:hideMark/>
          </w:tcPr>
          <w:p w14:paraId="5C9E2887" w14:textId="77777777" w:rsidR="007F4AF6"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Full PDE solver framework; </w:t>
            </w:r>
          </w:p>
          <w:p w14:paraId="33C091B0" w14:textId="77777777" w:rsidR="007F4AF6"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handles 2D/3D unstructured meshes; </w:t>
            </w:r>
          </w:p>
          <w:p w14:paraId="68F1E386" w14:textId="3A85A2BA"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automatic differentiation for Jacobian</w:t>
            </w:r>
          </w:p>
        </w:tc>
        <w:tc>
          <w:tcPr>
            <w:tcW w:w="0" w:type="auto"/>
            <w:vAlign w:val="center"/>
            <w:hideMark/>
          </w:tcPr>
          <w:p w14:paraId="4D8905C7" w14:textId="77777777" w:rsidR="0048123E"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Complex geometries, </w:t>
            </w:r>
          </w:p>
          <w:p w14:paraId="22B284B1" w14:textId="47D83C2B"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fluid mechanics</w:t>
            </w:r>
          </w:p>
        </w:tc>
      </w:tr>
      <w:tr w:rsidR="002D3C62" w:rsidRPr="00B11AA6" w14:paraId="3D8C42A3" w14:textId="77777777" w:rsidTr="0048123E">
        <w:trPr>
          <w:tblCellSpacing w:w="15" w:type="dxa"/>
          <w:jc w:val="center"/>
        </w:trPr>
        <w:tc>
          <w:tcPr>
            <w:tcW w:w="0" w:type="auto"/>
            <w:shd w:val="clear" w:color="auto" w:fill="F2F2F2" w:themeFill="background1" w:themeFillShade="F2"/>
            <w:vAlign w:val="center"/>
            <w:hideMark/>
          </w:tcPr>
          <w:p w14:paraId="528085D1"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b/>
                <w:bCs/>
                <w:sz w:val="22"/>
                <w:szCs w:val="22"/>
              </w:rPr>
              <w:t>scikit-fem</w:t>
            </w:r>
          </w:p>
        </w:tc>
        <w:tc>
          <w:tcPr>
            <w:tcW w:w="984" w:type="dxa"/>
            <w:shd w:val="clear" w:color="auto" w:fill="F2F2F2" w:themeFill="background1" w:themeFillShade="F2"/>
            <w:vAlign w:val="center"/>
            <w:hideMark/>
          </w:tcPr>
          <w:p w14:paraId="279A738D"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FEM</w:t>
            </w:r>
          </w:p>
        </w:tc>
        <w:tc>
          <w:tcPr>
            <w:tcW w:w="4067" w:type="dxa"/>
            <w:shd w:val="clear" w:color="auto" w:fill="F2F2F2" w:themeFill="background1" w:themeFillShade="F2"/>
            <w:vAlign w:val="center"/>
            <w:hideMark/>
          </w:tcPr>
          <w:p w14:paraId="6B4FACC8"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Lightweight, NumPy-native; easy to customize</w:t>
            </w:r>
          </w:p>
        </w:tc>
        <w:tc>
          <w:tcPr>
            <w:tcW w:w="0" w:type="auto"/>
            <w:shd w:val="clear" w:color="auto" w:fill="F2F2F2" w:themeFill="background1" w:themeFillShade="F2"/>
            <w:vAlign w:val="center"/>
            <w:hideMark/>
          </w:tcPr>
          <w:p w14:paraId="6AA45636"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Teaching, small 2D/3D problems</w:t>
            </w:r>
          </w:p>
        </w:tc>
      </w:tr>
      <w:tr w:rsidR="002D3C62" w:rsidRPr="00B11AA6" w14:paraId="27C6B872" w14:textId="77777777" w:rsidTr="0048123E">
        <w:trPr>
          <w:tblCellSpacing w:w="15" w:type="dxa"/>
          <w:jc w:val="center"/>
        </w:trPr>
        <w:tc>
          <w:tcPr>
            <w:tcW w:w="0" w:type="auto"/>
            <w:vAlign w:val="center"/>
            <w:hideMark/>
          </w:tcPr>
          <w:p w14:paraId="735F5CBA" w14:textId="77777777" w:rsidR="0048123E"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b/>
                <w:bCs/>
                <w:sz w:val="22"/>
                <w:szCs w:val="22"/>
              </w:rPr>
              <w:t>OpenFOAM</w:t>
            </w:r>
            <w:r w:rsidRPr="00B11AA6">
              <w:rPr>
                <w:rFonts w:ascii="Palatino Linotype" w:hAnsi="Palatino Linotype" w:cs="Times New Roman"/>
                <w:sz w:val="22"/>
                <w:szCs w:val="22"/>
              </w:rPr>
              <w:t xml:space="preserve"> </w:t>
            </w:r>
          </w:p>
          <w:p w14:paraId="48E54C11" w14:textId="2C024944"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(via fluidfoam)</w:t>
            </w:r>
            <w:sdt>
              <w:sdtPr>
                <w:rPr>
                  <w:rFonts w:ascii="Palatino Linotype" w:hAnsi="Palatino Linotype" w:cs="Times New Roman"/>
                  <w:sz w:val="22"/>
                  <w:szCs w:val="22"/>
                  <w:vertAlign w:val="superscript"/>
                </w:rPr>
                <w:tag w:val="MENDELEY_CITATION_v3_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"/>
                <w:id w:val="-317571178"/>
                <w:placeholder>
                  <w:docPart w:val="DefaultPlaceholder_-1854013440"/>
                </w:placeholder>
              </w:sdtPr>
              <w:sdtEndPr/>
              <w:sdtContent>
                <w:r w:rsidR="00725507" w:rsidRPr="00B11AA6">
                  <w:rPr>
                    <w:rFonts w:ascii="Palatino Linotype" w:hAnsi="Palatino Linotype" w:cs="Times New Roman"/>
                    <w:sz w:val="22"/>
                    <w:szCs w:val="22"/>
                    <w:vertAlign w:val="superscript"/>
                  </w:rPr>
                  <w:t>9</w:t>
                </w:r>
              </w:sdtContent>
            </w:sdt>
          </w:p>
        </w:tc>
        <w:tc>
          <w:tcPr>
            <w:tcW w:w="984" w:type="dxa"/>
            <w:vAlign w:val="center"/>
            <w:hideMark/>
          </w:tcPr>
          <w:p w14:paraId="1FA414C0"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FVM</w:t>
            </w:r>
          </w:p>
        </w:tc>
        <w:tc>
          <w:tcPr>
            <w:tcW w:w="4067" w:type="dxa"/>
            <w:vAlign w:val="center"/>
            <w:hideMark/>
          </w:tcPr>
          <w:p w14:paraId="74BCC4CA" w14:textId="186F9DDA"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Industrial-grade </w:t>
            </w:r>
            <w:r w:rsidR="00E905F7">
              <w:rPr>
                <w:rFonts w:ascii="Palatino Linotype" w:hAnsi="Palatino Linotype" w:cs="Times New Roman"/>
                <w:sz w:val="22"/>
                <w:szCs w:val="22"/>
              </w:rPr>
              <w:t>computational fluid dynamics (</w:t>
            </w:r>
            <w:r w:rsidRPr="00B11AA6">
              <w:rPr>
                <w:rFonts w:ascii="Palatino Linotype" w:hAnsi="Palatino Linotype" w:cs="Times New Roman"/>
                <w:sz w:val="22"/>
                <w:szCs w:val="22"/>
              </w:rPr>
              <w:t>CFD</w:t>
            </w:r>
            <w:r w:rsidR="00E905F7">
              <w:rPr>
                <w:rFonts w:ascii="Palatino Linotype" w:hAnsi="Palatino Linotype" w:cs="Times New Roman"/>
                <w:sz w:val="22"/>
                <w:szCs w:val="22"/>
              </w:rPr>
              <w:t>)</w:t>
            </w:r>
            <w:r w:rsidRPr="00B11AA6">
              <w:rPr>
                <w:rFonts w:ascii="Palatino Linotype" w:hAnsi="Palatino Linotype" w:cs="Times New Roman"/>
                <w:sz w:val="22"/>
                <w:szCs w:val="22"/>
              </w:rPr>
              <w:t>; handles turbulence, two-phase flow</w:t>
            </w:r>
          </w:p>
        </w:tc>
        <w:tc>
          <w:tcPr>
            <w:tcW w:w="0" w:type="auto"/>
            <w:vAlign w:val="center"/>
            <w:hideMark/>
          </w:tcPr>
          <w:p w14:paraId="08D67EAF"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Full 3D reactor modeling</w:t>
            </w:r>
          </w:p>
        </w:tc>
      </w:tr>
      <w:tr w:rsidR="002D3C62" w:rsidRPr="00B11AA6" w14:paraId="78661560" w14:textId="77777777" w:rsidTr="0048123E">
        <w:trPr>
          <w:tblCellSpacing w:w="15" w:type="dxa"/>
          <w:jc w:val="center"/>
        </w:trPr>
        <w:tc>
          <w:tcPr>
            <w:tcW w:w="0" w:type="auto"/>
            <w:shd w:val="clear" w:color="auto" w:fill="F2F2F2" w:themeFill="background1" w:themeFillShade="F2"/>
            <w:vAlign w:val="center"/>
            <w:hideMark/>
          </w:tcPr>
          <w:p w14:paraId="288D17D6" w14:textId="77777777" w:rsidR="0048123E"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b/>
                <w:bCs/>
                <w:sz w:val="22"/>
                <w:szCs w:val="22"/>
              </w:rPr>
              <w:t>COMSOL</w:t>
            </w:r>
            <w:r w:rsidRPr="00B11AA6">
              <w:rPr>
                <w:rFonts w:ascii="Palatino Linotype" w:hAnsi="Palatino Linotype" w:cs="Times New Roman"/>
                <w:sz w:val="22"/>
                <w:szCs w:val="22"/>
              </w:rPr>
              <w:t xml:space="preserve"> </w:t>
            </w:r>
          </w:p>
          <w:p w14:paraId="0D9EC216" w14:textId="2C753C0A"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(via LiveLink)</w:t>
            </w:r>
          </w:p>
        </w:tc>
        <w:tc>
          <w:tcPr>
            <w:tcW w:w="984" w:type="dxa"/>
            <w:shd w:val="clear" w:color="auto" w:fill="F2F2F2" w:themeFill="background1" w:themeFillShade="F2"/>
            <w:vAlign w:val="center"/>
            <w:hideMark/>
          </w:tcPr>
          <w:p w14:paraId="1E888336"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FEM</w:t>
            </w:r>
          </w:p>
        </w:tc>
        <w:tc>
          <w:tcPr>
            <w:tcW w:w="4067" w:type="dxa"/>
            <w:shd w:val="clear" w:color="auto" w:fill="F2F2F2" w:themeFill="background1" w:themeFillShade="F2"/>
            <w:vAlign w:val="center"/>
            <w:hideMark/>
          </w:tcPr>
          <w:p w14:paraId="761E7173"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Commercial; GUI-driven; broad physics library</w:t>
            </w:r>
          </w:p>
        </w:tc>
        <w:tc>
          <w:tcPr>
            <w:tcW w:w="0" w:type="auto"/>
            <w:shd w:val="clear" w:color="auto" w:fill="F2F2F2" w:themeFill="background1" w:themeFillShade="F2"/>
            <w:vAlign w:val="center"/>
            <w:hideMark/>
          </w:tcPr>
          <w:p w14:paraId="08F349E2"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Rapid prototyping, complex multiphysics</w:t>
            </w:r>
          </w:p>
        </w:tc>
      </w:tr>
      <w:tr w:rsidR="003670F3" w:rsidRPr="00B11AA6" w14:paraId="004E5EE2" w14:textId="77777777" w:rsidTr="0048123E">
        <w:trPr>
          <w:tblCellSpacing w:w="15" w:type="dxa"/>
          <w:jc w:val="center"/>
        </w:trPr>
        <w:tc>
          <w:tcPr>
            <w:tcW w:w="0" w:type="auto"/>
            <w:shd w:val="clear" w:color="auto" w:fill="F2F2F2" w:themeFill="background1" w:themeFillShade="F2"/>
            <w:vAlign w:val="center"/>
          </w:tcPr>
          <w:p w14:paraId="612BC6D1" w14:textId="5B1E2B59" w:rsidR="003670F3" w:rsidRPr="00B11AA6" w:rsidRDefault="003670F3" w:rsidP="0048123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Firedrake</w:t>
            </w:r>
            <w:sdt>
              <w:sdtPr>
                <w:rPr>
                  <w:rFonts w:ascii="Palatino Linotype" w:hAnsi="Palatino Linotype" w:cs="Times New Roman"/>
                  <w:sz w:val="22"/>
                  <w:szCs w:val="22"/>
                  <w:vertAlign w:val="superscript"/>
                </w:rPr>
                <w:tag w:val="MENDELEY_CITATION_v3_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"/>
                <w:id w:val="2036689439"/>
                <w:placeholder>
                  <w:docPart w:val="DefaultPlaceholder_-1854013440"/>
                </w:placeholder>
              </w:sdtPr>
              <w:sdtEndPr/>
              <w:sdtContent>
                <w:r w:rsidR="00725507" w:rsidRPr="00B11AA6">
                  <w:rPr>
                    <w:rFonts w:ascii="Palatino Linotype" w:hAnsi="Palatino Linotype" w:cs="Times New Roman"/>
                    <w:sz w:val="22"/>
                    <w:szCs w:val="22"/>
                    <w:vertAlign w:val="superscript"/>
                  </w:rPr>
                  <w:t>10</w:t>
                </w:r>
              </w:sdtContent>
            </w:sdt>
          </w:p>
        </w:tc>
        <w:tc>
          <w:tcPr>
            <w:tcW w:w="984" w:type="dxa"/>
            <w:shd w:val="clear" w:color="auto" w:fill="F2F2F2" w:themeFill="background1" w:themeFillShade="F2"/>
            <w:vAlign w:val="center"/>
          </w:tcPr>
          <w:p w14:paraId="67772095" w14:textId="211C87F3" w:rsidR="003670F3" w:rsidRPr="00B11AA6" w:rsidRDefault="003670F3"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FEM</w:t>
            </w:r>
          </w:p>
        </w:tc>
        <w:tc>
          <w:tcPr>
            <w:tcW w:w="4067" w:type="dxa"/>
            <w:shd w:val="clear" w:color="auto" w:fill="F2F2F2" w:themeFill="background1" w:themeFillShade="F2"/>
            <w:vAlign w:val="center"/>
          </w:tcPr>
          <w:p w14:paraId="6029DA1B" w14:textId="70502E10" w:rsidR="003670F3" w:rsidRPr="00B11AA6" w:rsidRDefault="003670F3"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Open-source FEM via </w:t>
            </w:r>
            <w:r w:rsidR="00E905F7">
              <w:rPr>
                <w:rFonts w:ascii="Palatino Linotype" w:hAnsi="Palatino Linotype" w:cs="Times New Roman"/>
                <w:sz w:val="22"/>
                <w:szCs w:val="22"/>
              </w:rPr>
              <w:t>Unified Form Language (</w:t>
            </w:r>
            <w:r w:rsidRPr="00B11AA6">
              <w:rPr>
                <w:rFonts w:ascii="Palatino Linotype" w:hAnsi="Palatino Linotype" w:cs="Times New Roman"/>
                <w:sz w:val="22"/>
                <w:szCs w:val="22"/>
              </w:rPr>
              <w:t>UFL</w:t>
            </w:r>
            <w:r w:rsidR="00E905F7">
              <w:rPr>
                <w:rFonts w:ascii="Palatino Linotype" w:hAnsi="Palatino Linotype" w:cs="Times New Roman"/>
                <w:sz w:val="22"/>
                <w:szCs w:val="22"/>
              </w:rPr>
              <w:t>)</w:t>
            </w:r>
            <w:r w:rsidRPr="00B11AA6">
              <w:rPr>
                <w:rFonts w:ascii="Palatino Linotype" w:hAnsi="Palatino Linotype" w:cs="Times New Roman"/>
                <w:sz w:val="22"/>
                <w:szCs w:val="22"/>
              </w:rPr>
              <w:t xml:space="preserve"> weak-form syntax; automatic C code generation; exact Jacobians by automatic differentiation; scalable parallel</w:t>
            </w:r>
            <w:r w:rsidR="00EC3788">
              <w:rPr>
                <w:rFonts w:ascii="Palatino Linotype" w:hAnsi="Palatino Linotype" w:cs="Times New Roman"/>
                <w:sz w:val="22"/>
                <w:szCs w:val="22"/>
              </w:rPr>
              <w:t xml:space="preserve"> </w:t>
            </w:r>
            <w:r w:rsidR="00EC3788" w:rsidRPr="00EC3788">
              <w:rPr>
                <w:rFonts w:ascii="Palatino Linotype" w:hAnsi="Palatino Linotype" w:cs="Times New Roman"/>
                <w:sz w:val="22"/>
                <w:szCs w:val="22"/>
              </w:rPr>
              <w:t>Portable, Extensible Toolkit for Scientific Computation (PETSc)</w:t>
            </w:r>
            <w:r w:rsidR="00EC3788">
              <w:rPr>
                <w:rFonts w:ascii="Palatino Linotype" w:hAnsi="Palatino Linotype" w:cs="Times New Roman"/>
                <w:sz w:val="22"/>
                <w:szCs w:val="22"/>
              </w:rPr>
              <w:t xml:space="preserve"> </w:t>
            </w:r>
            <w:r w:rsidRPr="00B11AA6">
              <w:rPr>
                <w:rFonts w:ascii="Palatino Linotype" w:hAnsi="Palatino Linotype" w:cs="Times New Roman"/>
                <w:sz w:val="22"/>
                <w:szCs w:val="22"/>
              </w:rPr>
              <w:t>solvers</w:t>
            </w:r>
          </w:p>
        </w:tc>
        <w:tc>
          <w:tcPr>
            <w:tcW w:w="0" w:type="auto"/>
            <w:shd w:val="clear" w:color="auto" w:fill="F2F2F2" w:themeFill="background1" w:themeFillShade="F2"/>
            <w:vAlign w:val="center"/>
          </w:tcPr>
          <w:p w14:paraId="40A11FD1" w14:textId="0E6325A9" w:rsidR="003670F3" w:rsidRPr="00B11AA6" w:rsidRDefault="003670F3"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Large-scale, parallel multiphysics on unstructured meshes</w:t>
            </w:r>
          </w:p>
        </w:tc>
      </w:tr>
    </w:tbl>
    <w:p w14:paraId="79AE03EE" w14:textId="43CD5DC7" w:rsidR="00910DB9" w:rsidRPr="00B11AA6" w:rsidRDefault="00D90A14" w:rsidP="00972F13">
      <w:pPr>
        <w:jc w:val="both"/>
        <w:rPr>
          <w:rFonts w:ascii="Palatino Linotype" w:hAnsi="Palatino Linotype" w:cs="Times New Roman"/>
          <w:sz w:val="22"/>
          <w:szCs w:val="22"/>
        </w:rPr>
      </w:pPr>
      <w:r>
        <w:rPr>
          <w:rFonts w:ascii="Palatino Linotype" w:hAnsi="Palatino Linotype" w:cs="Times New Roman"/>
          <w:sz w:val="22"/>
          <w:szCs w:val="22"/>
        </w:rPr>
        <w:lastRenderedPageBreak/>
        <w:t>The alternative is to</w:t>
      </w:r>
      <w:r w:rsidR="00D82BFF">
        <w:rPr>
          <w:rFonts w:ascii="Palatino Linotype" w:hAnsi="Palatino Linotype" w:cs="Times New Roman"/>
          <w:sz w:val="22"/>
          <w:szCs w:val="22"/>
        </w:rPr>
        <w:t xml:space="preserve"> these packages is to</w:t>
      </w:r>
      <w:r>
        <w:rPr>
          <w:rFonts w:ascii="Palatino Linotype" w:hAnsi="Palatino Linotype" w:cs="Times New Roman"/>
          <w:sz w:val="22"/>
          <w:szCs w:val="22"/>
        </w:rPr>
        <w:t xml:space="preserve"> </w:t>
      </w:r>
      <w:r w:rsidR="002D6472" w:rsidRPr="00B11AA6">
        <w:rPr>
          <w:rFonts w:ascii="Palatino Linotype" w:hAnsi="Palatino Linotype" w:cs="Times New Roman"/>
          <w:sz w:val="22"/>
          <w:szCs w:val="22"/>
        </w:rPr>
        <w:t>hand-code</w:t>
      </w:r>
      <w:r w:rsidR="002D3C62" w:rsidRPr="00B11AA6">
        <w:rPr>
          <w:rFonts w:ascii="Palatino Linotype" w:hAnsi="Palatino Linotype" w:cs="Times New Roman"/>
          <w:sz w:val="22"/>
          <w:szCs w:val="22"/>
        </w:rPr>
        <w:t xml:space="preserve"> the </w:t>
      </w:r>
      <w:r w:rsidR="002D6472" w:rsidRPr="00B11AA6">
        <w:rPr>
          <w:rFonts w:ascii="Palatino Linotype" w:hAnsi="Palatino Linotype" w:cs="Times New Roman"/>
          <w:sz w:val="22"/>
          <w:szCs w:val="22"/>
        </w:rPr>
        <w:t>discretization</w:t>
      </w:r>
      <w:r w:rsidR="0012030C">
        <w:rPr>
          <w:rFonts w:ascii="Palatino Linotype" w:hAnsi="Palatino Linotype" w:cs="Times New Roman"/>
          <w:sz w:val="22"/>
          <w:szCs w:val="22"/>
        </w:rPr>
        <w:t xml:space="preserve"> and is a useful teaching exercise.</w:t>
      </w:r>
      <w:r w:rsidR="002D3C62" w:rsidRPr="00B11AA6">
        <w:rPr>
          <w:rFonts w:ascii="Palatino Linotype" w:hAnsi="Palatino Linotype" w:cs="Times New Roman"/>
          <w:sz w:val="22"/>
          <w:szCs w:val="22"/>
        </w:rPr>
        <w:t xml:space="preserve"> </w:t>
      </w:r>
      <w:r w:rsidR="0012030C">
        <w:rPr>
          <w:rFonts w:ascii="Palatino Linotype" w:hAnsi="Palatino Linotype" w:cs="Times New Roman"/>
          <w:sz w:val="22"/>
          <w:szCs w:val="22"/>
        </w:rPr>
        <w:t>In this process, e</w:t>
      </w:r>
      <w:r w:rsidR="0012030C" w:rsidRPr="00B11AA6">
        <w:rPr>
          <w:rFonts w:ascii="Palatino Linotype" w:hAnsi="Palatino Linotype" w:cs="Times New Roman"/>
          <w:sz w:val="22"/>
          <w:szCs w:val="22"/>
        </w:rPr>
        <w:t xml:space="preserve">very </w:t>
      </w:r>
      <w:r w:rsidR="002D3C62" w:rsidRPr="00B11AA6">
        <w:rPr>
          <w:rFonts w:ascii="Palatino Linotype" w:hAnsi="Palatino Linotype" w:cs="Times New Roman"/>
          <w:sz w:val="22"/>
          <w:szCs w:val="22"/>
        </w:rPr>
        <w:t>operation is visible</w:t>
      </w:r>
      <w:r w:rsidR="00B254F3" w:rsidRPr="00B11AA6">
        <w:rPr>
          <w:rFonts w:ascii="Palatino Linotype" w:hAnsi="Palatino Linotype" w:cs="Times New Roman"/>
          <w:sz w:val="22"/>
          <w:szCs w:val="22"/>
        </w:rPr>
        <w:t xml:space="preserve">, </w:t>
      </w:r>
      <w:r w:rsidR="002D3C62" w:rsidRPr="00B11AA6">
        <w:rPr>
          <w:rFonts w:ascii="Palatino Linotype" w:hAnsi="Palatino Linotype" w:cs="Times New Roman"/>
          <w:sz w:val="22"/>
          <w:szCs w:val="22"/>
        </w:rPr>
        <w:t xml:space="preserve">traceable </w:t>
      </w:r>
      <w:r w:rsidR="00B254F3" w:rsidRPr="00B11AA6">
        <w:rPr>
          <w:rFonts w:ascii="Palatino Linotype" w:hAnsi="Palatino Linotype" w:cs="Times New Roman"/>
          <w:sz w:val="22"/>
          <w:szCs w:val="22"/>
        </w:rPr>
        <w:t xml:space="preserve">and interrogatable, including </w:t>
      </w:r>
      <w:r w:rsidR="002D3C62" w:rsidRPr="00B11AA6">
        <w:rPr>
          <w:rFonts w:ascii="Palatino Linotype" w:hAnsi="Palatino Linotype" w:cs="Times New Roman"/>
          <w:sz w:val="22"/>
          <w:szCs w:val="22"/>
        </w:rPr>
        <w:t xml:space="preserve">the mesh, the flux formula, the residual, </w:t>
      </w:r>
      <w:r w:rsidR="002853B6">
        <w:rPr>
          <w:rFonts w:ascii="Palatino Linotype" w:hAnsi="Palatino Linotype" w:cs="Times New Roman"/>
          <w:sz w:val="22"/>
          <w:szCs w:val="22"/>
        </w:rPr>
        <w:t xml:space="preserve">and </w:t>
      </w:r>
      <w:r w:rsidR="002D3C62" w:rsidRPr="00B11AA6">
        <w:rPr>
          <w:rFonts w:ascii="Palatino Linotype" w:hAnsi="Palatino Linotype" w:cs="Times New Roman"/>
          <w:sz w:val="22"/>
          <w:szCs w:val="22"/>
        </w:rPr>
        <w:t xml:space="preserve">the Jacobian. </w:t>
      </w:r>
    </w:p>
    <w:p w14:paraId="143156A5" w14:textId="423E8260" w:rsidR="00910DB9" w:rsidRPr="00B11AA6" w:rsidRDefault="00910DB9" w:rsidP="00196714">
      <w:pPr>
        <w:rPr>
          <w:rFonts w:ascii="Lato" w:hAnsi="Lato"/>
          <w:b/>
          <w:szCs w:val="22"/>
        </w:rPr>
      </w:pPr>
      <w:r w:rsidRPr="00B11AA6">
        <w:rPr>
          <w:rFonts w:ascii="Lato" w:hAnsi="Lato"/>
          <w:b/>
          <w:szCs w:val="22"/>
        </w:rPr>
        <w:t>Example PEMFC Cathode ORR Model</w:t>
      </w:r>
    </w:p>
    <w:p w14:paraId="672A438A" w14:textId="49BA80CB" w:rsidR="009917AE" w:rsidRPr="00B11AA6" w:rsidRDefault="009917AE" w:rsidP="00684F4E">
      <w:pPr>
        <w:jc w:val="both"/>
        <w:rPr>
          <w:rFonts w:ascii="Palatino Linotype" w:eastAsiaTheme="majorEastAsia" w:hAnsi="Palatino Linotype" w:cstheme="majorBidi"/>
          <w:bCs/>
          <w:sz w:val="22"/>
          <w:szCs w:val="22"/>
        </w:rPr>
      </w:pPr>
      <w:r w:rsidRPr="00B11AA6">
        <w:rPr>
          <w:rFonts w:ascii="Palatino Linotype" w:hAnsi="Palatino Linotype"/>
          <w:bCs/>
          <w:sz w:val="22"/>
          <w:szCs w:val="22"/>
        </w:rPr>
        <w:t xml:space="preserve">To demonstrate the process of implementing a multiphysics continuum model for electrochemistry, we </w:t>
      </w:r>
      <w:r w:rsidRPr="00B11AA6">
        <w:rPr>
          <w:rFonts w:ascii="Palatino Linotype" w:eastAsiaTheme="majorEastAsia" w:hAnsi="Palatino Linotype" w:cstheme="majorBidi"/>
          <w:bCs/>
          <w:sz w:val="22"/>
          <w:szCs w:val="22"/>
        </w:rPr>
        <w:t>develop a one-dimensional model of the oxygen reduction reaction (ORR) at a porous PEMFC cathode. We first describe the physical system and the coupled fields it involves, then state the complete governing model and walk through its implementation in NumPy and SciPy. We then build the model in four stages, each switching on a single physical mechanism and validating it against a known limiting case before the next is added. The goal is not only to reproduce the cathode polarization curve but also to expose the internal concentration and potential fields that experiments cannot directly access.</w:t>
      </w:r>
    </w:p>
    <w:p w14:paraId="43D5B96E" w14:textId="72566390" w:rsidR="00910DB9" w:rsidRPr="00B11AA6" w:rsidRDefault="00910DB9" w:rsidP="00910DB9">
      <w:pPr>
        <w:jc w:val="both"/>
        <w:rPr>
          <w:rFonts w:ascii="Lato" w:hAnsi="Lato" w:cs="Times New Roman"/>
          <w:b/>
          <w:bCs/>
          <w:szCs w:val="22"/>
        </w:rPr>
      </w:pPr>
      <w:r w:rsidRPr="00B11AA6">
        <w:rPr>
          <w:rFonts w:ascii="Lato" w:hAnsi="Lato" w:cs="Times New Roman"/>
          <w:b/>
          <w:bCs/>
          <w:szCs w:val="22"/>
        </w:rPr>
        <w:t>Physical System and Model Schematic</w:t>
      </w:r>
    </w:p>
    <w:p w14:paraId="20FFE65C" w14:textId="7266D482" w:rsidR="00CD2B23"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system is the </w:t>
      </w:r>
      <w:r w:rsidRPr="00B11AA6">
        <w:rPr>
          <w:rFonts w:ascii="Palatino Linotype" w:hAnsi="Palatino Linotype" w:cs="Times New Roman"/>
          <w:b/>
          <w:bCs/>
          <w:sz w:val="22"/>
          <w:szCs w:val="22"/>
        </w:rPr>
        <w:t>cathode side of a proton-exchange membrane fuel cell (PEMFC)</w:t>
      </w:r>
      <w:r w:rsidRPr="00B11AA6">
        <w:rPr>
          <w:rFonts w:ascii="Palatino Linotype" w:hAnsi="Palatino Linotype" w:cs="Times New Roman"/>
          <w:sz w:val="22"/>
          <w:szCs w:val="22"/>
        </w:rPr>
        <w:t xml:space="preserve"> operating at 80</w:t>
      </w:r>
      <w:r w:rsidR="00296A68">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°C. </w:t>
      </w:r>
      <w:r w:rsidR="00CD2B23" w:rsidRPr="00B11AA6">
        <w:rPr>
          <w:rFonts w:ascii="Palatino Linotype" w:hAnsi="Palatino Linotype" w:cs="Times New Roman"/>
          <w:sz w:val="22"/>
          <w:szCs w:val="22"/>
        </w:rPr>
        <w:t xml:space="preserve">A hydrogen fuel cell </w:t>
      </w:r>
      <w:r w:rsidR="00225814" w:rsidRPr="00B11AA6">
        <w:rPr>
          <w:rFonts w:ascii="Palatino Linotype" w:hAnsi="Palatino Linotype" w:cs="Times New Roman"/>
          <w:sz w:val="22"/>
          <w:szCs w:val="22"/>
        </w:rPr>
        <w:t>comprises seven</w:t>
      </w:r>
      <w:r w:rsidR="00CD2B23" w:rsidRPr="00B11AA6">
        <w:rPr>
          <w:rFonts w:ascii="Palatino Linotype" w:hAnsi="Palatino Linotype" w:cs="Times New Roman"/>
          <w:sz w:val="22"/>
          <w:szCs w:val="22"/>
        </w:rPr>
        <w:t xml:space="preserve"> primary components</w:t>
      </w:r>
      <w:r w:rsidR="00684F4E" w:rsidRPr="00B11AA6">
        <w:rPr>
          <w:rFonts w:ascii="Palatino Linotype" w:hAnsi="Palatino Linotype" w:cs="Times New Roman"/>
          <w:sz w:val="22"/>
          <w:szCs w:val="22"/>
        </w:rPr>
        <w:t xml:space="preserve"> (</w:t>
      </w:r>
      <w:r w:rsidR="00684F4E" w:rsidRPr="00B11AA6">
        <w:rPr>
          <w:rFonts w:ascii="Palatino Linotype" w:hAnsi="Palatino Linotype" w:cs="Times New Roman"/>
          <w:sz w:val="22"/>
          <w:szCs w:val="22"/>
        </w:rPr>
        <w:fldChar w:fldCharType="begin"/>
      </w:r>
      <w:r w:rsidR="00684F4E" w:rsidRPr="00B11AA6">
        <w:rPr>
          <w:rFonts w:ascii="Palatino Linotype" w:hAnsi="Palatino Linotype" w:cs="Times New Roman"/>
          <w:sz w:val="22"/>
          <w:szCs w:val="22"/>
        </w:rPr>
        <w:instrText xml:space="preserve"> REF _Ref233043497 \h </w:instrText>
      </w:r>
      <w:r w:rsidR="00684F4E" w:rsidRPr="00B11AA6">
        <w:rPr>
          <w:rFonts w:ascii="Palatino Linotype" w:hAnsi="Palatino Linotype" w:cs="Times New Roman"/>
          <w:sz w:val="22"/>
          <w:szCs w:val="22"/>
        </w:rPr>
      </w:r>
      <w:r w:rsidR="00684F4E"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4</w:t>
      </w:r>
      <w:r w:rsidR="00684F4E" w:rsidRPr="00B11AA6">
        <w:rPr>
          <w:rFonts w:ascii="Palatino Linotype" w:hAnsi="Palatino Linotype" w:cs="Times New Roman"/>
          <w:sz w:val="22"/>
          <w:szCs w:val="22"/>
        </w:rPr>
        <w:fldChar w:fldCharType="end"/>
      </w:r>
      <w:r w:rsidR="00684F4E" w:rsidRPr="00B11AA6">
        <w:rPr>
          <w:rFonts w:ascii="Palatino Linotype" w:hAnsi="Palatino Linotype" w:cs="Times New Roman"/>
          <w:sz w:val="22"/>
          <w:szCs w:val="22"/>
        </w:rPr>
        <w:t>)</w:t>
      </w:r>
      <w:r w:rsidR="00225814" w:rsidRPr="00B11AA6">
        <w:rPr>
          <w:rFonts w:ascii="Palatino Linotype" w:hAnsi="Palatino Linotype" w:cs="Times New Roman"/>
          <w:sz w:val="22"/>
          <w:szCs w:val="22"/>
        </w:rPr>
        <w:t>:</w:t>
      </w:r>
      <w:r w:rsidR="00CD2B23" w:rsidRPr="00B11AA6">
        <w:rPr>
          <w:rFonts w:ascii="Palatino Linotype" w:hAnsi="Palatino Linotype" w:cs="Times New Roman"/>
          <w:sz w:val="22"/>
          <w:szCs w:val="22"/>
        </w:rPr>
        <w:t xml:space="preserve"> an ion-exchange membrane that separates the anode and cathode reactions</w:t>
      </w:r>
      <w:r w:rsidR="00225814" w:rsidRPr="00B11AA6">
        <w:rPr>
          <w:rFonts w:ascii="Palatino Linotype" w:hAnsi="Palatino Linotype" w:cs="Times New Roman"/>
          <w:sz w:val="22"/>
          <w:szCs w:val="22"/>
        </w:rPr>
        <w:t>;</w:t>
      </w:r>
      <w:r w:rsidR="00CD2B23" w:rsidRPr="00B11AA6">
        <w:rPr>
          <w:rFonts w:ascii="Palatino Linotype" w:hAnsi="Palatino Linotype" w:cs="Times New Roman"/>
          <w:sz w:val="22"/>
          <w:szCs w:val="22"/>
        </w:rPr>
        <w:t xml:space="preserve"> an anode and cathode catalyst layer where the oxidation and reduction reactions occur, respectively</w:t>
      </w:r>
      <w:r w:rsidR="00225814" w:rsidRPr="00B11AA6">
        <w:rPr>
          <w:rFonts w:ascii="Palatino Linotype" w:hAnsi="Palatino Linotype" w:cs="Times New Roman"/>
          <w:sz w:val="22"/>
          <w:szCs w:val="22"/>
        </w:rPr>
        <w:t>;</w:t>
      </w:r>
      <w:r w:rsidR="00CD2B23" w:rsidRPr="00B11AA6">
        <w:rPr>
          <w:rFonts w:ascii="Palatino Linotype" w:hAnsi="Palatino Linotype" w:cs="Times New Roman"/>
          <w:sz w:val="22"/>
          <w:szCs w:val="22"/>
        </w:rPr>
        <w:t xml:space="preserve"> anode and cathode gas flow plates where H</w:t>
      </w:r>
      <w:r w:rsidR="00CD2B23" w:rsidRPr="00B11AA6">
        <w:rPr>
          <w:rFonts w:ascii="Palatino Linotype" w:hAnsi="Palatino Linotype" w:cs="Times New Roman"/>
          <w:sz w:val="22"/>
          <w:szCs w:val="22"/>
          <w:vertAlign w:val="subscript"/>
        </w:rPr>
        <w:t>2</w:t>
      </w:r>
      <w:r w:rsidR="00CD2B23" w:rsidRPr="00B11AA6">
        <w:rPr>
          <w:rFonts w:ascii="Palatino Linotype" w:hAnsi="Palatino Linotype" w:cs="Times New Roman"/>
          <w:sz w:val="22"/>
          <w:szCs w:val="22"/>
        </w:rPr>
        <w:t xml:space="preserve"> and O</w:t>
      </w:r>
      <w:r w:rsidR="00CD2B23" w:rsidRPr="00B11AA6">
        <w:rPr>
          <w:rFonts w:ascii="Palatino Linotype" w:hAnsi="Palatino Linotype" w:cs="Times New Roman"/>
          <w:sz w:val="22"/>
          <w:szCs w:val="22"/>
          <w:vertAlign w:val="subscript"/>
        </w:rPr>
        <w:t>2</w:t>
      </w:r>
      <w:r w:rsidR="00CD2B23" w:rsidRPr="00B11AA6">
        <w:rPr>
          <w:rFonts w:ascii="Palatino Linotype" w:hAnsi="Palatino Linotype" w:cs="Times New Roman"/>
          <w:sz w:val="22"/>
          <w:szCs w:val="22"/>
        </w:rPr>
        <w:t xml:space="preserve"> enter the device through convection</w:t>
      </w:r>
      <w:r w:rsidR="00225814" w:rsidRPr="00B11AA6">
        <w:rPr>
          <w:rFonts w:ascii="Palatino Linotype" w:hAnsi="Palatino Linotype" w:cs="Times New Roman"/>
          <w:sz w:val="22"/>
          <w:szCs w:val="22"/>
        </w:rPr>
        <w:t>;</w:t>
      </w:r>
      <w:r w:rsidR="00CD2B23" w:rsidRPr="00B11AA6">
        <w:rPr>
          <w:rFonts w:ascii="Palatino Linotype" w:hAnsi="Palatino Linotype" w:cs="Times New Roman"/>
          <w:sz w:val="22"/>
          <w:szCs w:val="22"/>
        </w:rPr>
        <w:t xml:space="preserve"> and porous anode and cathode gas-diffusion layers that ensure uniform delivery of H</w:t>
      </w:r>
      <w:r w:rsidR="00CD2B23" w:rsidRPr="00B11AA6">
        <w:rPr>
          <w:rFonts w:ascii="Palatino Linotype" w:hAnsi="Palatino Linotype" w:cs="Times New Roman"/>
          <w:sz w:val="22"/>
          <w:szCs w:val="22"/>
          <w:vertAlign w:val="subscript"/>
        </w:rPr>
        <w:t>2</w:t>
      </w:r>
      <w:r w:rsidR="00CD2B23" w:rsidRPr="00B11AA6">
        <w:rPr>
          <w:rFonts w:ascii="Palatino Linotype" w:hAnsi="Palatino Linotype" w:cs="Times New Roman"/>
          <w:sz w:val="22"/>
          <w:szCs w:val="22"/>
        </w:rPr>
        <w:t xml:space="preserve"> and O</w:t>
      </w:r>
      <w:r w:rsidR="00CD2B23" w:rsidRPr="00B11AA6">
        <w:rPr>
          <w:rFonts w:ascii="Palatino Linotype" w:hAnsi="Palatino Linotype" w:cs="Times New Roman"/>
          <w:sz w:val="22"/>
          <w:szCs w:val="22"/>
          <w:vertAlign w:val="subscript"/>
        </w:rPr>
        <w:t>2</w:t>
      </w:r>
      <w:r w:rsidR="00CD2B23" w:rsidRPr="00B11AA6">
        <w:rPr>
          <w:rFonts w:ascii="Palatino Linotype" w:hAnsi="Palatino Linotype" w:cs="Times New Roman"/>
          <w:sz w:val="22"/>
          <w:szCs w:val="22"/>
        </w:rPr>
        <w:t xml:space="preserve"> to the anode and cathode catalyst layers while also maintaining electronic conductivity.</w:t>
      </w:r>
      <w:sdt>
        <w:sdtPr>
          <w:rPr>
            <w:rFonts w:ascii="Palatino Linotype" w:hAnsi="Palatino Linotype" w:cs="Times New Roman"/>
            <w:sz w:val="22"/>
            <w:szCs w:val="22"/>
            <w:vertAlign w:val="superscript"/>
          </w:rPr>
          <w:tag w:val="MENDELEY_CITATION_v3_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"/>
          <w:id w:val="-119544135"/>
          <w:placeholder>
            <w:docPart w:val="DefaultPlaceholder_-1854013440"/>
          </w:placeholder>
        </w:sdtPr>
        <w:sdtEndPr/>
        <w:sdtContent>
          <w:r w:rsidR="00725507" w:rsidRPr="00B11AA6">
            <w:rPr>
              <w:rFonts w:ascii="Palatino Linotype" w:hAnsi="Palatino Linotype" w:cs="Times New Roman"/>
              <w:sz w:val="22"/>
              <w:szCs w:val="22"/>
              <w:vertAlign w:val="superscript"/>
            </w:rPr>
            <w:t>11,12</w:t>
          </w:r>
        </w:sdtContent>
      </w:sdt>
      <w:r w:rsidR="00CD2B23" w:rsidRPr="00B11AA6">
        <w:rPr>
          <w:rFonts w:ascii="Palatino Linotype" w:hAnsi="Palatino Linotype" w:cs="Times New Roman"/>
          <w:sz w:val="22"/>
          <w:szCs w:val="22"/>
        </w:rPr>
        <w:t xml:space="preserve"> The anode and </w:t>
      </w:r>
      <w:r w:rsidR="00225814" w:rsidRPr="00B11AA6">
        <w:rPr>
          <w:rFonts w:ascii="Palatino Linotype" w:hAnsi="Palatino Linotype" w:cs="Times New Roman"/>
          <w:sz w:val="22"/>
          <w:szCs w:val="22"/>
        </w:rPr>
        <w:t xml:space="preserve">cathode </w:t>
      </w:r>
      <w:r w:rsidR="00CD2B23" w:rsidRPr="00B11AA6">
        <w:rPr>
          <w:rFonts w:ascii="Palatino Linotype" w:hAnsi="Palatino Linotype" w:cs="Times New Roman"/>
          <w:sz w:val="22"/>
          <w:szCs w:val="22"/>
        </w:rPr>
        <w:t xml:space="preserve">catalyst layers are themselves complex porous media consisting of an ionomer binder that </w:t>
      </w:r>
      <w:r w:rsidR="00860EB9" w:rsidRPr="006176E7">
        <w:rPr>
          <w:rFonts w:ascii="Palatino Linotype" w:hAnsi="Palatino Linotype" w:cs="Times New Roman"/>
          <w:sz w:val="22"/>
          <w:szCs w:val="22"/>
        </w:rPr>
        <w:t>enabl</w:t>
      </w:r>
      <w:r w:rsidR="00CD2B23" w:rsidRPr="00B11AA6">
        <w:rPr>
          <w:rFonts w:ascii="Palatino Linotype" w:hAnsi="Palatino Linotype" w:cs="Times New Roman"/>
          <w:sz w:val="22"/>
          <w:szCs w:val="22"/>
        </w:rPr>
        <w:t xml:space="preserve">es ionic transport to and from the catalyst particles, solid catalyst particles that </w:t>
      </w:r>
      <w:r w:rsidR="00860EB9" w:rsidRPr="00860EB9">
        <w:rPr>
          <w:rFonts w:ascii="Palatino Linotype" w:hAnsi="Palatino Linotype" w:cs="Times New Roman"/>
          <w:sz w:val="22"/>
          <w:szCs w:val="22"/>
        </w:rPr>
        <w:t>host</w:t>
      </w:r>
      <w:r w:rsidR="00CD2B23" w:rsidRPr="00B11AA6">
        <w:rPr>
          <w:rFonts w:ascii="Palatino Linotype" w:hAnsi="Palatino Linotype" w:cs="Times New Roman"/>
          <w:sz w:val="22"/>
          <w:szCs w:val="22"/>
        </w:rPr>
        <w:t xml:space="preserve"> the electrochemical reactions, </w:t>
      </w:r>
      <w:r w:rsidR="00225814" w:rsidRPr="00B11AA6">
        <w:rPr>
          <w:rFonts w:ascii="Palatino Linotype" w:hAnsi="Palatino Linotype" w:cs="Times New Roman"/>
          <w:sz w:val="22"/>
          <w:szCs w:val="22"/>
        </w:rPr>
        <w:t xml:space="preserve">and </w:t>
      </w:r>
      <w:r w:rsidR="00CD2B23" w:rsidRPr="00B11AA6">
        <w:rPr>
          <w:rFonts w:ascii="Palatino Linotype" w:hAnsi="Palatino Linotype" w:cs="Times New Roman"/>
          <w:sz w:val="22"/>
          <w:szCs w:val="22"/>
        </w:rPr>
        <w:t>carbon nanoparticles that enhance electronic conductivity. The void fraction in these catalyst layer</w:t>
      </w:r>
      <w:r w:rsidR="00225814" w:rsidRPr="00B11AA6">
        <w:rPr>
          <w:rFonts w:ascii="Palatino Linotype" w:hAnsi="Palatino Linotype" w:cs="Times New Roman"/>
          <w:sz w:val="22"/>
          <w:szCs w:val="22"/>
        </w:rPr>
        <w:t>s</w:t>
      </w:r>
      <w:r w:rsidR="00CD2B23" w:rsidRPr="00B11AA6">
        <w:rPr>
          <w:rFonts w:ascii="Palatino Linotype" w:hAnsi="Palatino Linotype" w:cs="Times New Roman"/>
          <w:sz w:val="22"/>
          <w:szCs w:val="22"/>
        </w:rPr>
        <w:t xml:space="preserve"> facilitates the transport of the gaseous reactants from the porous transport layer to the catalyst particles. </w:t>
      </w:r>
      <w:r w:rsidR="00FA4804">
        <w:rPr>
          <w:rFonts w:ascii="Palatino Linotype" w:hAnsi="Palatino Linotype" w:cs="Times New Roman"/>
          <w:sz w:val="22"/>
          <w:szCs w:val="22"/>
        </w:rPr>
        <w:t xml:space="preserve">Because the ORR is </w:t>
      </w:r>
      <w:r w:rsidR="006D018D">
        <w:rPr>
          <w:rFonts w:ascii="Palatino Linotype" w:hAnsi="Palatino Linotype" w:cs="Times New Roman"/>
          <w:sz w:val="22"/>
          <w:szCs w:val="22"/>
        </w:rPr>
        <w:t>kinetically limited compared to hydrogen oxidation, t</w:t>
      </w:r>
      <w:r w:rsidR="006D018D" w:rsidRPr="00B11AA6">
        <w:rPr>
          <w:rFonts w:ascii="Palatino Linotype" w:hAnsi="Palatino Linotype" w:cs="Times New Roman"/>
          <w:sz w:val="22"/>
          <w:szCs w:val="22"/>
        </w:rPr>
        <w:t xml:space="preserve">he </w:t>
      </w:r>
      <w:r w:rsidR="00CD2B23" w:rsidRPr="00B11AA6">
        <w:rPr>
          <w:rFonts w:ascii="Palatino Linotype" w:hAnsi="Palatino Linotype" w:cs="Times New Roman"/>
          <w:sz w:val="22"/>
          <w:szCs w:val="22"/>
        </w:rPr>
        <w:t xml:space="preserve">phenomena occurring in the cathode </w:t>
      </w:r>
      <w:r w:rsidR="00225814" w:rsidRPr="00B11AA6">
        <w:rPr>
          <w:rFonts w:ascii="Palatino Linotype" w:hAnsi="Palatino Linotype" w:cs="Times New Roman"/>
          <w:sz w:val="22"/>
          <w:szCs w:val="22"/>
        </w:rPr>
        <w:t>largely dictate</w:t>
      </w:r>
      <w:r w:rsidR="00CD2B23" w:rsidRPr="00B11AA6">
        <w:rPr>
          <w:rFonts w:ascii="Palatino Linotype" w:hAnsi="Palatino Linotype" w:cs="Times New Roman"/>
          <w:sz w:val="22"/>
          <w:szCs w:val="22"/>
        </w:rPr>
        <w:t xml:space="preserve"> the performance of the overall fuel cell. Hence, modeling the ORR cathode provides a solid basis for understanding how the material properties and governing physics dictate </w:t>
      </w:r>
      <w:r w:rsidR="00225814" w:rsidRPr="00B11AA6">
        <w:rPr>
          <w:rFonts w:ascii="Palatino Linotype" w:hAnsi="Palatino Linotype" w:cs="Times New Roman"/>
          <w:sz w:val="22"/>
          <w:szCs w:val="22"/>
        </w:rPr>
        <w:t xml:space="preserve">the </w:t>
      </w:r>
      <w:r w:rsidR="00CD2B23" w:rsidRPr="00B11AA6">
        <w:rPr>
          <w:rFonts w:ascii="Palatino Linotype" w:hAnsi="Palatino Linotype" w:cs="Times New Roman"/>
          <w:sz w:val="22"/>
          <w:szCs w:val="22"/>
        </w:rPr>
        <w:t xml:space="preserve">performance of </w:t>
      </w:r>
      <w:r w:rsidR="00437E14">
        <w:rPr>
          <w:rFonts w:ascii="Palatino Linotype" w:hAnsi="Palatino Linotype" w:cs="Times New Roman"/>
          <w:sz w:val="22"/>
          <w:szCs w:val="22"/>
        </w:rPr>
        <w:t>the</w:t>
      </w:r>
      <w:r w:rsidR="006D018D">
        <w:rPr>
          <w:rFonts w:ascii="Palatino Linotype" w:hAnsi="Palatino Linotype" w:cs="Times New Roman"/>
          <w:sz w:val="22"/>
          <w:szCs w:val="22"/>
        </w:rPr>
        <w:t xml:space="preserve"> electrochemical device</w:t>
      </w:r>
      <w:r w:rsidR="00CD2B23" w:rsidRPr="00B11AA6">
        <w:rPr>
          <w:rFonts w:ascii="Palatino Linotype" w:hAnsi="Palatino Linotype" w:cs="Times New Roman"/>
          <w:sz w:val="22"/>
          <w:szCs w:val="22"/>
        </w:rPr>
        <w:t>.</w:t>
      </w:r>
    </w:p>
    <w:p w14:paraId="239D00C7" w14:textId="2FE8571E" w:rsidR="004634D1"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Molecular oxygen diffuses from a gas channel through the gas diffusion layer (GDL) and into the catalyst layer (CL), where it is reduced electrochemically</w:t>
      </w:r>
      <w:r w:rsidR="00A95D32">
        <w:rPr>
          <w:rFonts w:ascii="Palatino Linotype" w:hAnsi="Palatino Linotype" w:cs="Times New Roman"/>
          <w:sz w:val="22"/>
          <w:szCs w:val="22"/>
        </w:rPr>
        <w:t xml:space="preserve"> to form H</w:t>
      </w:r>
      <w:r w:rsidR="00A95D32">
        <w:rPr>
          <w:rFonts w:ascii="Palatino Linotype" w:hAnsi="Palatino Linotype" w:cs="Times New Roman"/>
          <w:sz w:val="22"/>
          <w:szCs w:val="22"/>
          <w:vertAlign w:val="subscript"/>
        </w:rPr>
        <w:t>2</w:t>
      </w:r>
      <w:r w:rsidR="00A95D32">
        <w:rPr>
          <w:rFonts w:ascii="Palatino Linotype" w:hAnsi="Palatino Linotype" w:cs="Times New Roman"/>
          <w:sz w:val="22"/>
          <w:szCs w:val="22"/>
        </w:rPr>
        <w:t>O</w:t>
      </w:r>
      <w:r w:rsidRPr="00B11AA6">
        <w:rPr>
          <w:rFonts w:ascii="Palatino Linotype" w:hAnsi="Palatino Linotype" w:cs="Times New Roman"/>
          <w:sz w:val="22"/>
          <w:szCs w:val="22"/>
        </w:rPr>
        <w:t xml:space="preserve"> at Pt nanoparticles dispersed on a</w:t>
      </w:r>
      <w:r w:rsidR="00EC608F"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carbon support and coated with </w:t>
      </w:r>
      <w:r w:rsidR="0004611C">
        <w:rPr>
          <w:rFonts w:ascii="Palatino Linotype" w:hAnsi="Palatino Linotype" w:cs="Times New Roman"/>
          <w:sz w:val="22"/>
          <w:szCs w:val="22"/>
        </w:rPr>
        <w:t>a proton-conducting</w:t>
      </w:r>
      <w:r w:rsidR="0004611C"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ionomer.</w:t>
      </w:r>
    </w:p>
    <w:p w14:paraId="616A7C70" w14:textId="3F4C7A3E"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The overall half-reaction is:</w:t>
      </w:r>
    </w:p>
    <w:p w14:paraId="4D34C29B" w14:textId="2DDD1226" w:rsidR="00910DB9" w:rsidRPr="00B11AA6" w:rsidRDefault="00716590" w:rsidP="00910DB9">
      <w:pPr>
        <w:jc w:val="both"/>
        <w:rPr>
          <w:rFonts w:ascii="Palatino Linotype" w:hAnsi="Palatino Linotype" w:cs="Times New Roman"/>
          <w:iCs/>
          <w:sz w:val="22"/>
          <w:szCs w:val="22"/>
        </w:rPr>
      </w:pPr>
      <m:oMathPara>
        <m:oMathParaPr>
          <m:jc m:val="center"/>
        </m:oMathParaPr>
        <m:oMath>
          <m:sSub>
            <m:sSubPr>
              <m:ctrlPr>
                <w:rPr>
                  <w:rFonts w:ascii="Cambria Math" w:hAnsi="Cambria Math"/>
                  <w:iCs/>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r>
            <m:rPr>
              <m:sty m:val="p"/>
            </m:rPr>
            <w:rPr>
              <w:rFonts w:ascii="Cambria Math" w:hAnsi="Cambria Math"/>
              <w:sz w:val="22"/>
              <w:szCs w:val="22"/>
            </w:rPr>
            <m:t>+4</m:t>
          </m:r>
          <m:sSup>
            <m:sSupPr>
              <m:ctrlPr>
                <w:rPr>
                  <w:rFonts w:ascii="Cambria Math" w:hAnsi="Cambria Math"/>
                  <w:iCs/>
                  <w:sz w:val="22"/>
                  <w:szCs w:val="22"/>
                </w:rPr>
              </m:ctrlPr>
            </m:sSupPr>
            <m:e>
              <m:r>
                <m:rPr>
                  <m:sty m:val="p"/>
                </m:rPr>
                <w:rPr>
                  <w:rFonts w:ascii="Cambria Math" w:hAnsi="Cambria Math"/>
                  <w:sz w:val="22"/>
                  <w:szCs w:val="22"/>
                </w:rPr>
                <m:t>H</m:t>
              </m:r>
            </m:e>
            <m:sup>
              <m:r>
                <m:rPr>
                  <m:sty m:val="p"/>
                </m:rPr>
                <w:rPr>
                  <w:rFonts w:ascii="Cambria Math" w:hAnsi="Cambria Math"/>
                  <w:sz w:val="22"/>
                  <w:szCs w:val="22"/>
                </w:rPr>
                <m:t>+</m:t>
              </m:r>
            </m:sup>
          </m:sSup>
          <m:r>
            <m:rPr>
              <m:sty m:val="p"/>
            </m:rPr>
            <w:rPr>
              <w:rFonts w:ascii="Cambria Math" w:hAnsi="Cambria Math"/>
              <w:sz w:val="22"/>
              <w:szCs w:val="22"/>
            </w:rPr>
            <m:t>+4</m:t>
          </m:r>
          <m:sSup>
            <m:sSupPr>
              <m:ctrlPr>
                <w:rPr>
                  <w:rFonts w:ascii="Cambria Math" w:hAnsi="Cambria Math"/>
                  <w:iCs/>
                  <w:sz w:val="22"/>
                  <w:szCs w:val="22"/>
                </w:rPr>
              </m:ctrlPr>
            </m:sSupPr>
            <m:e>
              <m:r>
                <m:rPr>
                  <m:sty m:val="p"/>
                </m:rPr>
                <w:rPr>
                  <w:rFonts w:ascii="Cambria Math" w:hAnsi="Cambria Math"/>
                  <w:sz w:val="22"/>
                  <w:szCs w:val="22"/>
                </w:rPr>
                <m:t>e</m:t>
              </m:r>
            </m:e>
            <m:sup>
              <m:r>
                <m:rPr>
                  <m:sty m:val="p"/>
                </m:rPr>
                <w:rPr>
                  <w:rFonts w:ascii="Cambria Math" w:hAnsi="Cambria Math"/>
                  <w:sz w:val="22"/>
                  <w:szCs w:val="22"/>
                </w:rPr>
                <m:t>-</m:t>
              </m:r>
            </m:sup>
          </m:sSup>
          <m:r>
            <m:rPr>
              <m:sty m:val="p"/>
            </m:rPr>
            <w:rPr>
              <w:rFonts w:ascii="Cambria Math" w:hAnsi="Cambria Math"/>
              <w:sz w:val="22"/>
              <w:szCs w:val="22"/>
            </w:rPr>
            <m:t>→2</m:t>
          </m:r>
          <m:sSub>
            <m:sSubPr>
              <m:ctrlPr>
                <w:rPr>
                  <w:rFonts w:ascii="Cambria Math" w:hAnsi="Cambria Math"/>
                  <w:iCs/>
                  <w:sz w:val="22"/>
                  <w:szCs w:val="22"/>
                </w:rPr>
              </m:ctrlPr>
            </m:sSubPr>
            <m:e>
              <m:r>
                <m:rPr>
                  <m:sty m:val="p"/>
                </m:rPr>
                <w:rPr>
                  <w:rFonts w:ascii="Cambria Math" w:hAnsi="Cambria Math"/>
                  <w:sz w:val="22"/>
                  <w:szCs w:val="22"/>
                </w:rPr>
                <m:t>H</m:t>
              </m:r>
            </m:e>
            <m:sub>
              <m:r>
                <m:rPr>
                  <m:sty m:val="p"/>
                </m:rPr>
                <w:rPr>
                  <w:rFonts w:ascii="Cambria Math" w:hAnsi="Cambria Math"/>
                  <w:sz w:val="22"/>
                  <w:szCs w:val="22"/>
                </w:rPr>
                <m:t>2</m:t>
              </m:r>
            </m:sub>
          </m:sSub>
          <m:r>
            <m:rPr>
              <m:sty m:val="p"/>
            </m:rPr>
            <w:rPr>
              <w:rFonts w:ascii="Cambria Math" w:hAnsi="Cambria Math"/>
              <w:sz w:val="22"/>
              <w:szCs w:val="22"/>
            </w:rPr>
            <m:t>O  </m:t>
          </m:r>
          <m:sSup>
            <m:sSupPr>
              <m:ctrlPr>
                <w:rPr>
                  <w:rFonts w:ascii="Cambria Math" w:hAnsi="Cambria Math"/>
                  <w:iCs/>
                  <w:sz w:val="22"/>
                  <w:szCs w:val="22"/>
                </w:rPr>
              </m:ctrlPr>
            </m:sSupPr>
            <m:e>
              <m:r>
                <m:rPr>
                  <m:sty m:val="p"/>
                </m:rPr>
                <w:rPr>
                  <w:rFonts w:ascii="Cambria Math" w:hAnsi="Cambria Math"/>
                  <w:sz w:val="22"/>
                  <w:szCs w:val="22"/>
                </w:rPr>
                <m:t>U</m:t>
              </m:r>
            </m:e>
            <m:sup>
              <m:r>
                <m:rPr>
                  <m:sty m:val="p"/>
                </m:rPr>
                <w:rPr>
                  <w:rFonts w:ascii="Cambria Math" w:hAnsi="Cambria Math"/>
                  <w:sz w:val="22"/>
                  <w:szCs w:val="22"/>
                </w:rPr>
                <m:t>∘</m:t>
              </m:r>
            </m:sup>
          </m:sSup>
          <m:r>
            <m:rPr>
              <m:sty m:val="p"/>
            </m:rPr>
            <w:rPr>
              <w:rFonts w:ascii="Cambria Math" w:hAnsi="Cambria Math"/>
              <w:sz w:val="22"/>
              <w:szCs w:val="22"/>
            </w:rPr>
            <m:t>=1.229 V vs  Standard Hydrogen Electrode (SHE</m:t>
          </m:r>
          <m:r>
            <w:rPr>
              <w:rFonts w:ascii="Cambria Math" w:eastAsiaTheme="minorEastAsia" w:hAnsi="Cambria Math" w:cs="Times New Roman"/>
              <w:sz w:val="22"/>
              <w:szCs w:val="22"/>
            </w:rPr>
            <m:t>)</m:t>
          </m:r>
        </m:oMath>
      </m:oMathPara>
    </w:p>
    <w:p w14:paraId="18CE89DB" w14:textId="5CBFC235" w:rsidR="00684F4E" w:rsidRPr="00B11AA6" w:rsidRDefault="00EF650C" w:rsidP="00684F4E">
      <w:pPr>
        <w:jc w:val="both"/>
        <w:rPr>
          <w:rFonts w:ascii="Palatino Linotype" w:hAnsi="Palatino Linotype" w:cs="Times New Roman"/>
          <w:i/>
          <w:iCs/>
          <w:sz w:val="22"/>
          <w:szCs w:val="22"/>
        </w:rPr>
      </w:pPr>
      <w:r w:rsidRPr="00B11AA6">
        <w:rPr>
          <w:rFonts w:ascii="Palatino Linotype" w:hAnsi="Palatino Linotype" w:cs="Times New Roman"/>
          <w:i/>
          <w:iCs/>
          <w:noProof/>
          <w:sz w:val="22"/>
          <w:szCs w:val="22"/>
        </w:rPr>
        <w:lastRenderedPageBreak/>
        <w:drawing>
          <wp:inline distT="0" distB="0" distL="0" distR="0" wp14:anchorId="53849448" wp14:editId="2FE6C190">
            <wp:extent cx="6483096" cy="4858662"/>
            <wp:effectExtent l="0" t="0" r="0" b="5715"/>
            <wp:docPr id="156567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337" name="Picture 2"/>
                    <pic:cNvPicPr/>
                  </pic:nvPicPr>
                  <pic:blipFill>
                    <a:blip r:embed="rId15"/>
                    <a:stretch>
                      <a:fillRect/>
                    </a:stretch>
                  </pic:blipFill>
                  <pic:spPr>
                    <a:xfrm>
                      <a:off x="0" y="0"/>
                      <a:ext cx="6483096" cy="4858662"/>
                    </a:xfrm>
                    <a:prstGeom prst="rect">
                      <a:avLst/>
                    </a:prstGeom>
                  </pic:spPr>
                </pic:pic>
              </a:graphicData>
            </a:graphic>
          </wp:inline>
        </w:drawing>
      </w:r>
    </w:p>
    <w:p w14:paraId="3F768EF3" w14:textId="7AD3FB7F" w:rsidR="00684F4E" w:rsidRPr="00B11AA6" w:rsidRDefault="00684F4E" w:rsidP="00910DB9">
      <w:pPr>
        <w:jc w:val="both"/>
        <w:rPr>
          <w:rFonts w:ascii="Palatino Linotype" w:hAnsi="Palatino Linotype" w:cs="Times New Roman"/>
          <w:bCs/>
          <w:i/>
          <w:iCs/>
          <w:sz w:val="22"/>
          <w:szCs w:val="22"/>
        </w:rPr>
      </w:pPr>
      <w:bookmarkStart w:id="23" w:name="_Ref233043497"/>
      <w:r w:rsidRPr="00B11AA6">
        <w:rPr>
          <w:rFonts w:ascii="Palatino Linotype" w:hAnsi="Palatino Linotype" w:cs="Times New Roman"/>
          <w:b/>
          <w:sz w:val="22"/>
          <w:szCs w:val="22"/>
        </w:rPr>
        <w:t xml:space="preserve">Figure </w:t>
      </w:r>
      <w:r w:rsidRPr="00B11AA6">
        <w:rPr>
          <w:rFonts w:ascii="Palatino Linotype" w:hAnsi="Palatino Linotype" w:cs="Times New Roman"/>
          <w:b/>
          <w:i/>
          <w:iCs/>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i/>
          <w:iCs/>
          <w:sz w:val="22"/>
          <w:szCs w:val="22"/>
        </w:rPr>
        <w:fldChar w:fldCharType="separate"/>
      </w:r>
      <w:r w:rsidR="00B3095A">
        <w:rPr>
          <w:rFonts w:ascii="Palatino Linotype" w:hAnsi="Palatino Linotype" w:cs="Times New Roman"/>
          <w:b/>
          <w:noProof/>
          <w:sz w:val="22"/>
          <w:szCs w:val="22"/>
        </w:rPr>
        <w:t>4</w:t>
      </w:r>
      <w:r w:rsidRPr="00B11AA6">
        <w:rPr>
          <w:rFonts w:ascii="Palatino Linotype" w:hAnsi="Palatino Linotype" w:cs="Times New Roman"/>
          <w:b/>
          <w:i/>
          <w:iCs/>
          <w:sz w:val="22"/>
          <w:szCs w:val="22"/>
        </w:rPr>
        <w:fldChar w:fldCharType="end"/>
      </w:r>
      <w:bookmarkEnd w:id="23"/>
      <w:r w:rsidRPr="00B11AA6">
        <w:rPr>
          <w:rFonts w:ascii="Palatino Linotype" w:hAnsi="Palatino Linotype" w:cs="Times New Roman"/>
          <w:b/>
          <w:sz w:val="22"/>
          <w:szCs w:val="22"/>
        </w:rPr>
        <w:t>:</w:t>
      </w:r>
      <w:r w:rsidRPr="00B11AA6">
        <w:rPr>
          <w:rFonts w:ascii="Palatino Linotype" w:hAnsi="Palatino Linotype" w:cs="Times New Roman"/>
          <w:bCs/>
          <w:sz w:val="22"/>
          <w:szCs w:val="22"/>
        </w:rPr>
        <w:t xml:space="preserve"> </w:t>
      </w:r>
      <w:r w:rsidRPr="00B11AA6">
        <w:rPr>
          <w:rFonts w:ascii="Palatino Linotype" w:hAnsi="Palatino Linotype" w:cs="Times New Roman"/>
          <w:b/>
          <w:sz w:val="22"/>
          <w:szCs w:val="22"/>
        </w:rPr>
        <w:t xml:space="preserve">(Top) </w:t>
      </w:r>
      <w:r w:rsidRPr="00B11AA6">
        <w:rPr>
          <w:rFonts w:ascii="Palatino Linotype" w:hAnsi="Palatino Linotype" w:cs="Times New Roman"/>
          <w:bCs/>
          <w:sz w:val="22"/>
          <w:szCs w:val="22"/>
        </w:rPr>
        <w:t xml:space="preserve">Schematic of a hydrogen fuel cell and inset of the key domain of the ORR catalyst layer and gas diffusion layer. </w:t>
      </w:r>
      <w:r w:rsidRPr="00B11AA6">
        <w:rPr>
          <w:rFonts w:ascii="Palatino Linotype" w:hAnsi="Palatino Linotype" w:cs="Times New Roman"/>
          <w:b/>
          <w:sz w:val="22"/>
          <w:szCs w:val="22"/>
        </w:rPr>
        <w:t>(Bottom)</w:t>
      </w:r>
      <w:r w:rsidRPr="00B11AA6">
        <w:rPr>
          <w:rFonts w:ascii="Palatino Linotype" w:hAnsi="Palatino Linotype" w:cs="Times New Roman"/>
          <w:bCs/>
          <w:sz w:val="22"/>
          <w:szCs w:val="22"/>
        </w:rPr>
        <w:t xml:space="preserve"> 1-D continuum model representation of the ORR porous electrode domain.</w:t>
      </w:r>
    </w:p>
    <w:p w14:paraId="7C1AA00D" w14:textId="2B508520"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1D spatial coordinate </w:t>
      </w:r>
      <m:oMath>
        <m:r>
          <w:rPr>
            <w:rFonts w:ascii="Cambria Math" w:hAnsi="Cambria Math"/>
            <w:sz w:val="22"/>
            <w:szCs w:val="22"/>
          </w:rPr>
          <m:t>x</m:t>
        </m:r>
      </m:oMath>
      <w:r w:rsidRPr="00B11AA6">
        <w:rPr>
          <w:rFonts w:ascii="Palatino Linotype" w:hAnsi="Palatino Linotype" w:cs="Times New Roman"/>
          <w:sz w:val="22"/>
          <w:szCs w:val="22"/>
        </w:rPr>
        <w:t xml:space="preserve"> runs from the GDL/CL interface (</w:t>
      </w:r>
      <m:oMath>
        <m:r>
          <w:rPr>
            <w:rFonts w:ascii="Cambria Math" w:hAnsi="Cambria Math"/>
            <w:sz w:val="22"/>
            <w:szCs w:val="22"/>
          </w:rPr>
          <m:t>x=0</m:t>
        </m:r>
      </m:oMath>
      <w:r w:rsidRPr="00B11AA6">
        <w:rPr>
          <w:rFonts w:ascii="Palatino Linotype" w:hAnsi="Palatino Linotype" w:cs="Times New Roman"/>
          <w:sz w:val="22"/>
          <w:szCs w:val="22"/>
        </w:rPr>
        <w:t>) to the CL/membrane interface (</w:t>
      </w:r>
      <m:oMath>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CL</m:t>
            </m:r>
          </m:sub>
        </m:sSub>
        <m:r>
          <w:rPr>
            <w:rFonts w:ascii="Cambria Math" w:hAnsi="Cambria Math"/>
            <w:sz w:val="22"/>
            <w:szCs w:val="22"/>
          </w:rPr>
          <m:t>=10 </m:t>
        </m:r>
        <m:r>
          <m:rPr>
            <m:sty m:val="p"/>
          </m:rPr>
          <w:rPr>
            <w:rFonts w:ascii="Cambria Math" w:hAnsi="Cambria Math"/>
            <w:sz w:val="22"/>
            <w:szCs w:val="22"/>
          </w:rPr>
          <m:t>μm</m:t>
        </m:r>
      </m:oMath>
      <w:r w:rsidRPr="00B11AA6">
        <w:rPr>
          <w:rFonts w:ascii="Palatino Linotype" w:hAnsi="Palatino Linotype" w:cs="Times New Roman"/>
          <w:sz w:val="22"/>
          <w:szCs w:val="22"/>
        </w:rPr>
        <w:t>). Three distinct phases coexist within the CL, each with its own volume fraction and transport properties</w:t>
      </w:r>
      <w:ins w:id="24" w:author="Paul Kempler" w:date="2026-09-15T19:48:00Z" w16du:dateUtc="2026-09-16T02:48:00Z">
        <w:r w:rsidR="00B1309A">
          <w:rPr>
            <w:rFonts w:ascii="Palatino Linotype" w:hAnsi="Palatino Linotype" w:cs="Times New Roman"/>
            <w:sz w:val="22"/>
            <w:szCs w:val="22"/>
          </w:rPr>
          <w:t xml:space="preserve">. </w:t>
        </w:r>
        <w:commentRangeStart w:id="25"/>
        <w:commentRangeStart w:id="26"/>
        <w:r w:rsidR="00B1309A">
          <w:rPr>
            <w:rFonts w:ascii="Palatino Linotype" w:hAnsi="Palatino Linotype" w:cs="Times New Roman"/>
            <w:sz w:val="22"/>
            <w:szCs w:val="22"/>
          </w:rPr>
          <w:t xml:space="preserve">The values for the volume fraction were chosen </w:t>
        </w:r>
        <w:r w:rsidR="002F58B2">
          <w:rPr>
            <w:rFonts w:ascii="Palatino Linotype" w:hAnsi="Palatino Linotype" w:cs="Times New Roman"/>
            <w:sz w:val="22"/>
            <w:szCs w:val="22"/>
          </w:rPr>
          <w:t>to be</w:t>
        </w:r>
        <w:r w:rsidR="00B1309A">
          <w:rPr>
            <w:rFonts w:ascii="Palatino Linotype" w:hAnsi="Palatino Linotype" w:cs="Times New Roman"/>
            <w:sz w:val="22"/>
            <w:szCs w:val="22"/>
          </w:rPr>
          <w:t xml:space="preserve"> representative of commercial </w:t>
        </w:r>
        <w:r w:rsidR="002F58B2">
          <w:rPr>
            <w:rFonts w:ascii="Palatino Linotype" w:hAnsi="Palatino Linotype" w:cs="Times New Roman"/>
            <w:sz w:val="22"/>
            <w:szCs w:val="22"/>
          </w:rPr>
          <w:t>catalyst layers:</w:t>
        </w:r>
      </w:ins>
      <w:commentRangeEnd w:id="25"/>
      <w:r w:rsidR="00CC6593" w:rsidRPr="00B11AA6">
        <w:rPr>
          <w:rStyle w:val="CommentReference"/>
          <w:rFonts w:ascii="Palatino Linotype" w:hAnsi="Palatino Linotype" w:cs="Times New Roman"/>
          <w:sz w:val="22"/>
          <w:szCs w:val="22"/>
        </w:rPr>
        <w:commentReference w:id="25"/>
      </w:r>
      <w:commentRangeEnd w:id="26"/>
      <w:r w:rsidR="00163E90" w:rsidRPr="00B11AA6">
        <w:rPr>
          <w:rStyle w:val="CommentReference"/>
          <w:rFonts w:ascii="Palatino Linotype" w:hAnsi="Palatino Linotype" w:cs="Times New Roman"/>
          <w:sz w:val="22"/>
          <w:szCs w:val="22"/>
        </w:rPr>
        <w:commentReference w:id="26"/>
      </w:r>
      <w:del w:id="27" w:author="Paul Kempler" w:date="2026-09-15T19:48:00Z" w16du:dateUtc="2026-09-16T02:48:00Z">
        <w:r w:rsidRPr="00B11AA6" w:rsidDel="00B1309A">
          <w:rPr>
            <w:rFonts w:ascii="Palatino Linotype" w:hAnsi="Palatino Linotype" w:cs="Times New Roman"/>
            <w:sz w:val="22"/>
            <w:szCs w:val="22"/>
          </w:rPr>
          <w:delText>:</w:delText>
        </w:r>
      </w:del>
    </w:p>
    <w:tbl>
      <w:tblPr>
        <w:tblW w:w="9438" w:type="dxa"/>
        <w:jc w:val="center"/>
        <w:tblCellSpacing w:w="15" w:type="dxa"/>
        <w:tblCellMar>
          <w:top w:w="15" w:type="dxa"/>
          <w:left w:w="15" w:type="dxa"/>
          <w:bottom w:w="15" w:type="dxa"/>
          <w:right w:w="15" w:type="dxa"/>
        </w:tblCellMar>
        <w:tblLook w:val="04A0" w:firstRow="1" w:lastRow="0" w:firstColumn="1" w:lastColumn="0" w:noHBand="0" w:noVBand="1"/>
      </w:tblPr>
      <w:tblGrid>
        <w:gridCol w:w="2561"/>
        <w:gridCol w:w="2009"/>
        <w:gridCol w:w="3154"/>
        <w:gridCol w:w="1714"/>
      </w:tblGrid>
      <w:tr w:rsidR="00910DB9" w:rsidRPr="00B11AA6" w14:paraId="20EE3D07" w14:textId="77777777" w:rsidTr="00437E14">
        <w:trPr>
          <w:trHeight w:val="468"/>
          <w:tblHeader/>
          <w:tblCellSpacing w:w="15" w:type="dxa"/>
          <w:jc w:val="center"/>
        </w:trPr>
        <w:tc>
          <w:tcPr>
            <w:tcW w:w="0" w:type="auto"/>
            <w:shd w:val="clear" w:color="auto" w:fill="000000" w:themeFill="text1"/>
            <w:vAlign w:val="center"/>
            <w:hideMark/>
          </w:tcPr>
          <w:p w14:paraId="247B1A92" w14:textId="77777777" w:rsidR="00910DB9" w:rsidRPr="00B11AA6" w:rsidRDefault="00910DB9" w:rsidP="001C71A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Phase</w:t>
            </w:r>
          </w:p>
        </w:tc>
        <w:tc>
          <w:tcPr>
            <w:tcW w:w="0" w:type="auto"/>
            <w:shd w:val="clear" w:color="auto" w:fill="000000" w:themeFill="text1"/>
            <w:vAlign w:val="center"/>
            <w:hideMark/>
          </w:tcPr>
          <w:p w14:paraId="21B712A8" w14:textId="77777777" w:rsidR="00910DB9" w:rsidRPr="00B11AA6" w:rsidRDefault="00910DB9" w:rsidP="001C71A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Volume fraction</w:t>
            </w:r>
          </w:p>
        </w:tc>
        <w:tc>
          <w:tcPr>
            <w:tcW w:w="0" w:type="auto"/>
            <w:shd w:val="clear" w:color="auto" w:fill="000000" w:themeFill="text1"/>
            <w:vAlign w:val="center"/>
            <w:hideMark/>
          </w:tcPr>
          <w:p w14:paraId="075372AE" w14:textId="77777777" w:rsidR="00910DB9" w:rsidRPr="00B11AA6" w:rsidRDefault="00910DB9" w:rsidP="001C71A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Transport</w:t>
            </w:r>
          </w:p>
        </w:tc>
        <w:tc>
          <w:tcPr>
            <w:tcW w:w="0" w:type="auto"/>
            <w:shd w:val="clear" w:color="auto" w:fill="000000" w:themeFill="text1"/>
            <w:vAlign w:val="center"/>
            <w:hideMark/>
          </w:tcPr>
          <w:p w14:paraId="276320CE" w14:textId="77777777" w:rsidR="00910DB9" w:rsidRPr="00B11AA6" w:rsidRDefault="00910DB9" w:rsidP="001C71A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Field variable</w:t>
            </w:r>
          </w:p>
        </w:tc>
      </w:tr>
      <w:tr w:rsidR="00910DB9" w:rsidRPr="00B11AA6" w14:paraId="3A52A8B0" w14:textId="77777777" w:rsidTr="00437E14">
        <w:trPr>
          <w:trHeight w:val="488"/>
          <w:tblCellSpacing w:w="15" w:type="dxa"/>
          <w:jc w:val="center"/>
        </w:trPr>
        <w:tc>
          <w:tcPr>
            <w:tcW w:w="0" w:type="auto"/>
            <w:shd w:val="clear" w:color="auto" w:fill="F2F2F2" w:themeFill="background1" w:themeFillShade="F2"/>
            <w:vAlign w:val="center"/>
            <w:hideMark/>
          </w:tcPr>
          <w:p w14:paraId="6EA8063D" w14:textId="671E0194"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Ionomer (</w:t>
            </w:r>
            <w:r w:rsidR="0004611C">
              <w:rPr>
                <w:rFonts w:ascii="Palatino Linotype" w:hAnsi="Palatino Linotype" w:cs="Times New Roman"/>
                <w:sz w:val="22"/>
                <w:szCs w:val="22"/>
              </w:rPr>
              <w:t xml:space="preserve">e.g. </w:t>
            </w:r>
            <w:r w:rsidRPr="00B11AA6">
              <w:rPr>
                <w:rFonts w:ascii="Palatino Linotype" w:hAnsi="Palatino Linotype" w:cs="Times New Roman"/>
                <w:sz w:val="22"/>
                <w:szCs w:val="22"/>
              </w:rPr>
              <w:t>Nafion)</w:t>
            </w:r>
          </w:p>
        </w:tc>
        <w:tc>
          <w:tcPr>
            <w:tcW w:w="0" w:type="auto"/>
            <w:shd w:val="clear" w:color="auto" w:fill="F2F2F2" w:themeFill="background1" w:themeFillShade="F2"/>
            <w:vAlign w:val="center"/>
            <w:hideMark/>
          </w:tcPr>
          <w:p w14:paraId="3F04440D" w14:textId="77777777" w:rsidR="00910DB9" w:rsidRPr="00B11AA6" w:rsidRDefault="00716590" w:rsidP="001C71AE">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ε</m:t>
                    </m:r>
                  </m:e>
                  <m:sub>
                    <m:r>
                      <w:rPr>
                        <w:rFonts w:ascii="Cambria Math" w:hAnsi="Cambria Math"/>
                        <w:sz w:val="22"/>
                        <w:szCs w:val="22"/>
                      </w:rPr>
                      <m:t>I</m:t>
                    </m:r>
                  </m:sub>
                </m:sSub>
                <m:r>
                  <w:rPr>
                    <w:rFonts w:ascii="Cambria Math" w:hAnsi="Cambria Math"/>
                    <w:sz w:val="22"/>
                    <w:szCs w:val="22"/>
                  </w:rPr>
                  <m:t>=0.43</m:t>
                </m:r>
              </m:oMath>
            </m:oMathPara>
          </w:p>
        </w:tc>
        <w:tc>
          <w:tcPr>
            <w:tcW w:w="0" w:type="auto"/>
            <w:shd w:val="clear" w:color="auto" w:fill="F2F2F2" w:themeFill="background1" w:themeFillShade="F2"/>
            <w:vAlign w:val="center"/>
            <w:hideMark/>
          </w:tcPr>
          <w:p w14:paraId="21B38429" w14:textId="77777777"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Dissolved O₂, ionic current</w:t>
            </w:r>
          </w:p>
        </w:tc>
        <w:tc>
          <w:tcPr>
            <w:tcW w:w="0" w:type="auto"/>
            <w:shd w:val="clear" w:color="auto" w:fill="F2F2F2" w:themeFill="background1" w:themeFillShade="F2"/>
            <w:vAlign w:val="center"/>
            <w:hideMark/>
          </w:tcPr>
          <w:p w14:paraId="7EE1DFC6" w14:textId="0CA27597" w:rsidR="00910DB9" w:rsidRPr="00B11AA6" w:rsidRDefault="00716590" w:rsidP="001C71AE">
            <w:pPr>
              <w:jc w:val="center"/>
              <w:rPr>
                <w:rFonts w:ascii="Palatino Linotype" w:hAnsi="Palatino Linotype" w:cs="Times New Roman"/>
                <w:sz w:val="22"/>
                <w:szCs w:val="22"/>
              </w:rPr>
            </w:pP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iCs/>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r>
                    <w:rPr>
                      <w:rFonts w:ascii="Cambria Math" w:hAnsi="Cambria Math"/>
                      <w:sz w:val="22"/>
                      <w:szCs w:val="22"/>
                    </w:rPr>
                    <m:t>,</m:t>
                  </m:r>
                  <m:r>
                    <m:rPr>
                      <m:sty m:val="p"/>
                    </m:rPr>
                    <w:rPr>
                      <w:rFonts w:ascii="Cambria Math" w:hAnsi="Cambria Math"/>
                      <w:sz w:val="22"/>
                      <w:szCs w:val="22"/>
                    </w:rPr>
                    <m:t>ion</m:t>
                  </m:r>
                </m:sub>
              </m:sSub>
            </m:oMath>
            <w:r w:rsidR="00910DB9" w:rsidRPr="00B11AA6">
              <w:rPr>
                <w:rFonts w:ascii="Palatino Linotype" w:hAnsi="Palatino Linotype" w:cs="Times New Roman"/>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oMath>
          </w:p>
        </w:tc>
      </w:tr>
      <w:tr w:rsidR="00910DB9" w:rsidRPr="00B11AA6" w14:paraId="73EA4CC4" w14:textId="77777777" w:rsidTr="00437E14">
        <w:trPr>
          <w:trHeight w:val="468"/>
          <w:tblCellSpacing w:w="15" w:type="dxa"/>
          <w:jc w:val="center"/>
        </w:trPr>
        <w:tc>
          <w:tcPr>
            <w:tcW w:w="0" w:type="auto"/>
            <w:vAlign w:val="center"/>
            <w:hideMark/>
          </w:tcPr>
          <w:p w14:paraId="101E4839" w14:textId="77777777"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Solid (Pt/C)</w:t>
            </w:r>
          </w:p>
        </w:tc>
        <w:tc>
          <w:tcPr>
            <w:tcW w:w="0" w:type="auto"/>
            <w:vAlign w:val="center"/>
            <w:hideMark/>
          </w:tcPr>
          <w:p w14:paraId="74C575D7" w14:textId="77777777" w:rsidR="00910DB9" w:rsidRPr="00B11AA6" w:rsidRDefault="00716590" w:rsidP="001C71AE">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ε</m:t>
                    </m:r>
                  </m:e>
                  <m:sub>
                    <m:r>
                      <w:rPr>
                        <w:rFonts w:ascii="Cambria Math" w:hAnsi="Cambria Math"/>
                        <w:sz w:val="22"/>
                        <w:szCs w:val="22"/>
                      </w:rPr>
                      <m:t>S</m:t>
                    </m:r>
                  </m:sub>
                </m:sSub>
                <m:r>
                  <w:rPr>
                    <w:rFonts w:ascii="Cambria Math" w:hAnsi="Cambria Math"/>
                    <w:sz w:val="22"/>
                    <w:szCs w:val="22"/>
                  </w:rPr>
                  <m:t>=0.23</m:t>
                </m:r>
              </m:oMath>
            </m:oMathPara>
          </w:p>
        </w:tc>
        <w:tc>
          <w:tcPr>
            <w:tcW w:w="0" w:type="auto"/>
            <w:vAlign w:val="center"/>
            <w:hideMark/>
          </w:tcPr>
          <w:p w14:paraId="5646AFB7" w14:textId="77777777"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Electronic current</w:t>
            </w:r>
          </w:p>
        </w:tc>
        <w:tc>
          <w:tcPr>
            <w:tcW w:w="0" w:type="auto"/>
            <w:vAlign w:val="center"/>
            <w:hideMark/>
          </w:tcPr>
          <w:p w14:paraId="70CFEDFF" w14:textId="77777777" w:rsidR="00910DB9" w:rsidRPr="00B11AA6" w:rsidRDefault="00716590" w:rsidP="001C71AE">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oMath>
            </m:oMathPara>
          </w:p>
        </w:tc>
      </w:tr>
      <w:tr w:rsidR="00910DB9" w:rsidRPr="00B11AA6" w14:paraId="01825497" w14:textId="77777777" w:rsidTr="00437E14">
        <w:trPr>
          <w:trHeight w:val="530"/>
          <w:tblCellSpacing w:w="15" w:type="dxa"/>
          <w:jc w:val="center"/>
        </w:trPr>
        <w:tc>
          <w:tcPr>
            <w:tcW w:w="0" w:type="auto"/>
            <w:shd w:val="clear" w:color="auto" w:fill="F2F2F2" w:themeFill="background1" w:themeFillShade="F2"/>
            <w:vAlign w:val="center"/>
            <w:hideMark/>
          </w:tcPr>
          <w:p w14:paraId="7E8FE23A" w14:textId="77777777"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Gas pores</w:t>
            </w:r>
          </w:p>
        </w:tc>
        <w:tc>
          <w:tcPr>
            <w:tcW w:w="0" w:type="auto"/>
            <w:shd w:val="clear" w:color="auto" w:fill="F2F2F2" w:themeFill="background1" w:themeFillShade="F2"/>
            <w:vAlign w:val="center"/>
            <w:hideMark/>
          </w:tcPr>
          <w:p w14:paraId="70E6C1FB" w14:textId="77777777" w:rsidR="00910DB9" w:rsidRPr="00B11AA6" w:rsidRDefault="00716590" w:rsidP="001C71AE">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ε</m:t>
                    </m:r>
                  </m:e>
                  <m:sub>
                    <m:r>
                      <w:rPr>
                        <w:rFonts w:ascii="Cambria Math" w:hAnsi="Cambria Math"/>
                        <w:sz w:val="22"/>
                        <w:szCs w:val="22"/>
                      </w:rPr>
                      <m:t>G</m:t>
                    </m:r>
                  </m:sub>
                </m:sSub>
                <m:r>
                  <w:rPr>
                    <w:rFonts w:ascii="Cambria Math" w:hAnsi="Cambria Math"/>
                    <w:sz w:val="22"/>
                    <w:szCs w:val="22"/>
                  </w:rPr>
                  <m:t>=0.34</m:t>
                </m:r>
              </m:oMath>
            </m:oMathPara>
          </w:p>
        </w:tc>
        <w:tc>
          <w:tcPr>
            <w:tcW w:w="0" w:type="auto"/>
            <w:shd w:val="clear" w:color="auto" w:fill="F2F2F2" w:themeFill="background1" w:themeFillShade="F2"/>
            <w:vAlign w:val="center"/>
            <w:hideMark/>
          </w:tcPr>
          <w:p w14:paraId="5FAC9E36" w14:textId="77777777"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Gas-phase O₂ (Stage 3)</w:t>
            </w:r>
          </w:p>
        </w:tc>
        <w:tc>
          <w:tcPr>
            <w:tcW w:w="0" w:type="auto"/>
            <w:shd w:val="clear" w:color="auto" w:fill="F2F2F2" w:themeFill="background1" w:themeFillShade="F2"/>
            <w:vAlign w:val="center"/>
            <w:hideMark/>
          </w:tcPr>
          <w:p w14:paraId="7C3E6A56" w14:textId="503E1BDA" w:rsidR="00910DB9" w:rsidRPr="00B11AA6" w:rsidRDefault="00716590" w:rsidP="001C71AE">
            <w:pPr>
              <w:jc w:val="center"/>
              <w:rPr>
                <w:rFonts w:ascii="Palatino Linotype" w:hAnsi="Palatino Linotype" w:cs="Times New Roman"/>
                <w:sz w:val="22"/>
                <w:szCs w:val="22"/>
              </w:rPr>
            </w:pPr>
            <m:oMathPara>
              <m:oMath>
                <m:sSubSup>
                  <m:sSubSupPr>
                    <m:ctrlPr>
                      <w:rPr>
                        <w:rFonts w:ascii="Cambria Math" w:hAnsi="Cambria Math"/>
                        <w:sz w:val="22"/>
                        <w:szCs w:val="22"/>
                      </w:rPr>
                    </m:ctrlPr>
                  </m:sSubSupPr>
                  <m:e>
                    <m:r>
                      <w:rPr>
                        <w:rFonts w:ascii="Cambria Math" w:hAnsi="Cambria Math"/>
                        <w:sz w:val="22"/>
                        <w:szCs w:val="22"/>
                      </w:rPr>
                      <m:t>c</m:t>
                    </m:r>
                  </m:e>
                  <m:sub>
                    <m:sSub>
                      <m:sSubPr>
                        <m:ctrlPr>
                          <w:rPr>
                            <w:rFonts w:ascii="Cambria Math" w:hAnsi="Cambria Math"/>
                            <w:iCs/>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sub>
                  <m:sup>
                    <m:r>
                      <m:rPr>
                        <m:sty m:val="p"/>
                      </m:rPr>
                      <w:rPr>
                        <w:rFonts w:ascii="Cambria Math" w:hAnsi="Cambria Math"/>
                        <w:sz w:val="22"/>
                        <w:szCs w:val="22"/>
                      </w:rPr>
                      <m:t>gas</m:t>
                    </m:r>
                  </m:sup>
                </m:sSubSup>
              </m:oMath>
            </m:oMathPara>
          </w:p>
        </w:tc>
      </w:tr>
    </w:tbl>
    <w:p w14:paraId="305B3327" w14:textId="77777777" w:rsidR="00684F4E" w:rsidRPr="00B11AA6" w:rsidRDefault="00684F4E">
      <w:pPr>
        <w:rPr>
          <w:rFonts w:ascii="Palatino Linotype" w:hAnsi="Palatino Linotype" w:cs="Times New Roman"/>
          <w:b/>
          <w:bCs/>
          <w:sz w:val="22"/>
          <w:szCs w:val="22"/>
        </w:rPr>
      </w:pPr>
    </w:p>
    <w:p w14:paraId="7BF41B8E" w14:textId="0CE7B6C4" w:rsidR="00305E55" w:rsidRPr="00B11AA6" w:rsidRDefault="00305E55">
      <w:pPr>
        <w:rPr>
          <w:rFonts w:ascii="Lato" w:hAnsi="Lato"/>
          <w:b/>
        </w:rPr>
      </w:pPr>
      <w:r w:rsidRPr="00B11AA6">
        <w:rPr>
          <w:rFonts w:ascii="Lato" w:hAnsi="Lato" w:cs="Times New Roman"/>
          <w:b/>
          <w:szCs w:val="22"/>
        </w:rPr>
        <w:t>The Complete Model</w:t>
      </w:r>
    </w:p>
    <w:p w14:paraId="5ED22399" w14:textId="101A1340" w:rsidR="00305E55" w:rsidRPr="00B11AA6" w:rsidRDefault="00305E55">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Before constructing the model in stages, </w:t>
      </w:r>
      <w:r w:rsidR="00684F4E" w:rsidRPr="00B11AA6">
        <w:rPr>
          <w:rFonts w:ascii="Palatino Linotype" w:hAnsi="Palatino Linotype" w:cs="Times New Roman"/>
          <w:sz w:val="22"/>
          <w:szCs w:val="22"/>
        </w:rPr>
        <w:t>we provide the key field variables and governing equations that dictate behavior of the complete, multiphysics system</w:t>
      </w:r>
      <w:r w:rsidR="00185BC5">
        <w:rPr>
          <w:rFonts w:ascii="Palatino Linotype" w:hAnsi="Palatino Linotype" w:cs="Times New Roman"/>
          <w:sz w:val="22"/>
          <w:szCs w:val="22"/>
        </w:rPr>
        <w:t xml:space="preserve">. These equations </w:t>
      </w:r>
      <w:r w:rsidR="005A77EF">
        <w:rPr>
          <w:rFonts w:ascii="Palatino Linotype" w:hAnsi="Palatino Linotype" w:cs="Times New Roman"/>
          <w:sz w:val="22"/>
          <w:szCs w:val="22"/>
        </w:rPr>
        <w:t>outline</w:t>
      </w:r>
      <w:r w:rsidR="00684F4E" w:rsidRPr="00B11AA6">
        <w:rPr>
          <w:rFonts w:ascii="Palatino Linotype" w:hAnsi="Palatino Linotype" w:cs="Times New Roman"/>
          <w:sz w:val="22"/>
          <w:szCs w:val="22"/>
        </w:rPr>
        <w:t xml:space="preserve"> what physics </w:t>
      </w:r>
      <w:r w:rsidR="005A77EF">
        <w:rPr>
          <w:rFonts w:ascii="Palatino Linotype" w:hAnsi="Palatino Linotype" w:cs="Times New Roman"/>
          <w:sz w:val="22"/>
          <w:szCs w:val="22"/>
        </w:rPr>
        <w:t xml:space="preserve">are </w:t>
      </w:r>
      <w:r w:rsidR="00684F4E" w:rsidRPr="00B11AA6">
        <w:rPr>
          <w:rFonts w:ascii="Palatino Linotype" w:hAnsi="Palatino Linotype" w:cs="Times New Roman"/>
          <w:sz w:val="22"/>
          <w:szCs w:val="22"/>
        </w:rPr>
        <w:t>need</w:t>
      </w:r>
      <w:r w:rsidR="005A77EF">
        <w:rPr>
          <w:rFonts w:ascii="Palatino Linotype" w:hAnsi="Palatino Linotype" w:cs="Times New Roman"/>
          <w:sz w:val="22"/>
          <w:szCs w:val="22"/>
        </w:rPr>
        <w:t>ed</w:t>
      </w:r>
      <w:r w:rsidR="00684F4E" w:rsidRPr="00B11AA6">
        <w:rPr>
          <w:rFonts w:ascii="Palatino Linotype" w:hAnsi="Palatino Linotype" w:cs="Times New Roman"/>
          <w:sz w:val="22"/>
          <w:szCs w:val="22"/>
        </w:rPr>
        <w:t xml:space="preserve"> to model the desired through-plane</w:t>
      </w:r>
      <w:r w:rsidR="005A77EF">
        <w:rPr>
          <w:rFonts w:ascii="Palatino Linotype" w:hAnsi="Palatino Linotype" w:cs="Times New Roman"/>
          <w:sz w:val="22"/>
          <w:szCs w:val="22"/>
        </w:rPr>
        <w:t xml:space="preserve"> voltage</w:t>
      </w:r>
      <w:r w:rsidR="00684F4E" w:rsidRPr="00B11AA6">
        <w:rPr>
          <w:rFonts w:ascii="Palatino Linotype" w:hAnsi="Palatino Linotype" w:cs="Times New Roman"/>
          <w:sz w:val="22"/>
          <w:szCs w:val="22"/>
        </w:rPr>
        <w:t xml:space="preserve"> losses in the ORR cathode. </w:t>
      </w:r>
      <w:r w:rsidRPr="00B11AA6">
        <w:rPr>
          <w:rFonts w:ascii="Palatino Linotype" w:hAnsi="Palatino Linotype" w:cs="Times New Roman"/>
          <w:sz w:val="22"/>
          <w:szCs w:val="22"/>
        </w:rPr>
        <w:t>The cathode is described by five coupled field variables, two source terms, and five conservation equations.</w:t>
      </w:r>
    </w:p>
    <w:p w14:paraId="3EAC9EF1" w14:textId="57527B79" w:rsidR="00305E55" w:rsidRPr="00B11AA6" w:rsidRDefault="00305E55">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five field variables are gas-phase O₂ in the GDL, gas-phase O₂ in the CL pores, the dissolved (ionomer) O₂ </w:t>
      </w:r>
      <m:oMath>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,ion</m:t>
            </m:r>
          </m:sub>
        </m:sSub>
      </m:oMath>
      <w:r w:rsidRPr="00B11AA6">
        <w:rPr>
          <w:rFonts w:ascii="Palatino Linotype" w:hAnsi="Palatino Linotype" w:cs="Times New Roman"/>
          <w:sz w:val="22"/>
          <w:szCs w:val="22"/>
        </w:rPr>
        <w:t xml:space="preserve">, the ionic potential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L</m:t>
            </m:r>
          </m:sub>
        </m:sSub>
      </m:oMath>
      <w:r w:rsidRPr="00B11AA6">
        <w:rPr>
          <w:rFonts w:ascii="Palatino Linotype" w:hAnsi="Palatino Linotype" w:cs="Times New Roman"/>
          <w:sz w:val="22"/>
          <w:szCs w:val="22"/>
        </w:rPr>
        <w:t xml:space="preserve">, and the solid potential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oMath>
      <w:r w:rsidRPr="00B11AA6">
        <w:rPr>
          <w:rFonts w:ascii="Palatino Linotype" w:hAnsi="Palatino Linotype" w:cs="Times New Roman"/>
          <w:sz w:val="22"/>
          <w:szCs w:val="22"/>
        </w:rPr>
        <w:t xml:space="preserve">. N₂ is </w:t>
      </w:r>
      <w:r w:rsidR="005D7528">
        <w:rPr>
          <w:rFonts w:ascii="Palatino Linotype" w:hAnsi="Palatino Linotype" w:cs="Times New Roman"/>
          <w:sz w:val="22"/>
          <w:szCs w:val="22"/>
        </w:rPr>
        <w:t>an</w:t>
      </w:r>
      <w:r w:rsidR="005D7528"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inert</w:t>
      </w:r>
      <w:r w:rsidR="005D7528">
        <w:rPr>
          <w:rFonts w:ascii="Palatino Linotype" w:hAnsi="Palatino Linotype" w:cs="Times New Roman"/>
          <w:sz w:val="22"/>
          <w:szCs w:val="22"/>
        </w:rPr>
        <w:t xml:space="preserve"> </w:t>
      </w:r>
      <w:r w:rsidRPr="00B11AA6">
        <w:rPr>
          <w:rFonts w:ascii="Palatino Linotype" w:hAnsi="Palatino Linotype" w:cs="Times New Roman"/>
          <w:sz w:val="22"/>
          <w:szCs w:val="22"/>
        </w:rPr>
        <w:t>background gas</w:t>
      </w:r>
      <w:r w:rsidR="00B332BA" w:rsidRPr="00B11AA6">
        <w:rPr>
          <w:rFonts w:ascii="Palatino Linotype" w:hAnsi="Palatino Linotype" w:cs="Times New Roman"/>
          <w:sz w:val="22"/>
          <w:szCs w:val="22"/>
        </w:rPr>
        <w:t>; i</w:t>
      </w:r>
      <w:r w:rsidR="00555A46" w:rsidRPr="00B11AA6">
        <w:rPr>
          <w:rFonts w:ascii="Palatino Linotype" w:hAnsi="Palatino Linotype" w:cs="Times New Roman"/>
          <w:sz w:val="22"/>
          <w:szCs w:val="22"/>
        </w:rPr>
        <w:t>t</w:t>
      </w:r>
      <w:r w:rsidRPr="00B11AA6">
        <w:rPr>
          <w:rFonts w:ascii="Palatino Linotype" w:hAnsi="Palatino Linotype" w:cs="Times New Roman"/>
          <w:sz w:val="22"/>
          <w:szCs w:val="22"/>
        </w:rPr>
        <w:t xml:space="preserve"> is </w:t>
      </w:r>
      <w:r w:rsidR="00B332BA" w:rsidRPr="00B11AA6">
        <w:rPr>
          <w:rFonts w:ascii="Palatino Linotype" w:hAnsi="Palatino Linotype" w:cs="Times New Roman"/>
          <w:sz w:val="22"/>
          <w:szCs w:val="22"/>
        </w:rPr>
        <w:t xml:space="preserve">fixed by closure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N</m:t>
                </m:r>
              </m:e>
              <m:sub>
                <m:r>
                  <m:rPr>
                    <m:sty m:val="p"/>
                  </m:rPr>
                  <w:rPr>
                    <w:rFonts w:ascii="Cambria Math" w:hAnsi="Cambria Math" w:cs="Times New Roman"/>
                    <w:sz w:val="22"/>
                    <w:szCs w:val="22"/>
                  </w:rPr>
                  <m:t>2</m:t>
                </m:r>
              </m:sub>
            </m:sSub>
          </m:sub>
        </m:sSub>
        <m:r>
          <w:rPr>
            <w:rFonts w:ascii="Cambria Math" w:hAnsi="Cambria Math" w:cs="Times New Roman"/>
            <w:sz w:val="22"/>
            <w:szCs w:val="22"/>
          </w:rPr>
          <m:t xml:space="preserve"> = 1 - </m:t>
        </m:r>
        <m:sSub>
          <m:sSubPr>
            <m:ctrlPr>
              <w:rPr>
                <w:rFonts w:ascii="Cambria Math" w:hAnsi="Cambria Math" w:cs="Times New Roman"/>
                <w:i/>
                <w:sz w:val="22"/>
                <w:szCs w:val="22"/>
              </w:rPr>
            </m:ctrlPr>
          </m:sSubPr>
          <m:e>
            <m:r>
              <w:rPr>
                <w:rFonts w:ascii="Cambria Math" w:hAnsi="Cambria Math" w:cs="Times New Roman"/>
                <w:sz w:val="22"/>
                <w:szCs w:val="22"/>
              </w:rPr>
              <m:t>x</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Sub>
        <m:r>
          <w:rPr>
            <w:rFonts w:ascii="Cambria Math" w:hAnsi="Cambria Math" w:cs="Times New Roman"/>
            <w:sz w:val="22"/>
            <w:szCs w:val="22"/>
          </w:rPr>
          <m:t>)</m:t>
        </m:r>
      </m:oMath>
      <w:r w:rsidR="00B332BA" w:rsidRPr="00B11AA6">
        <w:rPr>
          <w:rFonts w:ascii="Palatino Linotype" w:hAnsi="Palatino Linotype" w:cs="Times New Roman"/>
          <w:sz w:val="22"/>
          <w:szCs w:val="22"/>
        </w:rPr>
        <w:t xml:space="preserve"> rather than solved as</w:t>
      </w:r>
      <w:r w:rsidRPr="00B11AA6">
        <w:rPr>
          <w:rFonts w:ascii="Palatino Linotype" w:hAnsi="Palatino Linotype" w:cs="Times New Roman"/>
          <w:sz w:val="22"/>
          <w:szCs w:val="22"/>
        </w:rPr>
        <w:t xml:space="preserve"> an independent field</w:t>
      </w:r>
      <w:r w:rsidR="008C7895" w:rsidRPr="00B11AA6">
        <w:rPr>
          <w:rFonts w:ascii="Palatino Linotype" w:hAnsi="Palatino Linotype" w:cs="Times New Roman"/>
          <w:sz w:val="22"/>
          <w:szCs w:val="22"/>
        </w:rPr>
        <w:t>.</w:t>
      </w:r>
    </w:p>
    <w:p w14:paraId="7F5A4EC6" w14:textId="77E688B7" w:rsidR="00305E55" w:rsidRPr="00B11AA6" w:rsidRDefault="00305E55">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Two source terms couple these fields. The reaction term is the volumetric ORR current density </w:t>
      </w:r>
      <m:oMath>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,ion</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L</m:t>
            </m:r>
          </m:sub>
        </m:sSub>
        <m:r>
          <w:rPr>
            <w:rFonts w:ascii="Cambria Math" w:hAnsi="Cambria Math" w:cs="Times New Roman"/>
            <w:sz w:val="22"/>
            <w:szCs w:val="22"/>
          </w:rPr>
          <m:t>)</m:t>
        </m:r>
      </m:oMath>
      <w:r w:rsidRPr="00B11AA6">
        <w:rPr>
          <w:rFonts w:ascii="Palatino Linotype" w:hAnsi="Palatino Linotype" w:cs="Times New Roman"/>
          <w:sz w:val="22"/>
          <w:szCs w:val="22"/>
        </w:rPr>
        <w:t xml:space="preserve">, set by Tafel kinetics and </w:t>
      </w:r>
      <w:r w:rsidR="00225814" w:rsidRPr="00B11AA6">
        <w:rPr>
          <w:rFonts w:ascii="Palatino Linotype" w:hAnsi="Palatino Linotype" w:cs="Times New Roman"/>
          <w:sz w:val="22"/>
          <w:szCs w:val="22"/>
        </w:rPr>
        <w:t>dependent</w:t>
      </w:r>
      <w:r w:rsidRPr="00B11AA6">
        <w:rPr>
          <w:rFonts w:ascii="Palatino Linotype" w:hAnsi="Palatino Linotype" w:cs="Times New Roman"/>
          <w:sz w:val="22"/>
          <w:szCs w:val="22"/>
        </w:rPr>
        <w:t xml:space="preserve"> on the dissolved O₂ and both potentials. The interphase term is the finite-rate phase transfer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eq</m:t>
            </m:r>
          </m:sub>
        </m:sSub>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,gas</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,ion</m:t>
            </m:r>
          </m:sub>
        </m:sSub>
        <m:r>
          <w:rPr>
            <w:rFonts w:ascii="Cambria Math" w:hAnsi="Cambria Math" w:cs="Times New Roman"/>
            <w:sz w:val="22"/>
            <w:szCs w:val="22"/>
          </w:rPr>
          <m:t>)</m:t>
        </m:r>
      </m:oMath>
      <w:r w:rsidRPr="00B11AA6">
        <w:rPr>
          <w:rFonts w:ascii="Palatino Linotype" w:hAnsi="Palatino Linotype" w:cs="Times New Roman"/>
          <w:sz w:val="22"/>
          <w:szCs w:val="22"/>
        </w:rPr>
        <w:t>, which carries O₂ from the pore gas into the ionomer.</w:t>
      </w:r>
    </w:p>
    <w:p w14:paraId="468D1038" w14:textId="5C57BE3E" w:rsidR="00305E55" w:rsidRPr="00B11AA6" w:rsidRDefault="00305E55">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five conservation equations follow this source structure: the GDL gas-O₂ balance (diffusion only, no source); the CL pore-gas balance (source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oMath>
      <w:r w:rsidRPr="00B11AA6">
        <w:rPr>
          <w:rFonts w:ascii="Palatino Linotype" w:hAnsi="Palatino Linotype" w:cs="Times New Roman"/>
          <w:sz w:val="22"/>
          <w:szCs w:val="22"/>
        </w:rPr>
        <w:t xml:space="preserve">); the dissolved-O₂ balance (source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r>
          <w:rPr>
            <w:rFonts w:ascii="Cambria Math" w:hAnsi="Cambria Math" w:cs="Times New Roman"/>
            <w:sz w:val="22"/>
            <w:szCs w:val="22"/>
          </w:rPr>
          <m:t>/4F</m:t>
        </m:r>
      </m:oMath>
      <w:r w:rsidRPr="00B11AA6">
        <w:rPr>
          <w:rFonts w:ascii="Palatino Linotype" w:hAnsi="Palatino Linotype" w:cs="Times New Roman"/>
          <w:sz w:val="22"/>
          <w:szCs w:val="22"/>
        </w:rPr>
        <w:t xml:space="preserve">); the ionic-charge balance (source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oMath>
      <w:r w:rsidRPr="00B11AA6">
        <w:rPr>
          <w:rFonts w:ascii="Palatino Linotype" w:hAnsi="Palatino Linotype" w:cs="Times New Roman"/>
          <w:sz w:val="22"/>
          <w:szCs w:val="22"/>
        </w:rPr>
        <w:t xml:space="preserve">); and the electronic-charge balance (source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oMath>
      <w:r w:rsidRPr="00B11AA6">
        <w:rPr>
          <w:rFonts w:ascii="Palatino Linotype" w:hAnsi="Palatino Linotype" w:cs="Times New Roman"/>
          <w:sz w:val="22"/>
          <w:szCs w:val="22"/>
        </w:rPr>
        <w:t>).</w:t>
      </w:r>
    </w:p>
    <w:p w14:paraId="12C5343C" w14:textId="3FB4A1F4" w:rsidR="00305E55" w:rsidRPr="00B11AA6" w:rsidRDefault="00305E55" w:rsidP="00910DB9">
      <w:pPr>
        <w:jc w:val="both"/>
        <w:rPr>
          <w:rFonts w:ascii="Palatino Linotype" w:hAnsi="Palatino Linotype" w:cs="Times New Roman"/>
          <w:b/>
          <w:bCs/>
          <w:sz w:val="22"/>
          <w:szCs w:val="22"/>
        </w:rPr>
      </w:pPr>
      <w:r w:rsidRPr="00B11AA6">
        <w:rPr>
          <w:rFonts w:ascii="Palatino Linotype" w:hAnsi="Palatino Linotype" w:cs="Times New Roman"/>
          <w:sz w:val="22"/>
          <w:szCs w:val="22"/>
        </w:rPr>
        <w:t xml:space="preserve">Gas-phase transport </w:t>
      </w:r>
      <w:r w:rsidR="00F411E8">
        <w:rPr>
          <w:rFonts w:ascii="Palatino Linotype" w:hAnsi="Palatino Linotype" w:cs="Times New Roman"/>
          <w:sz w:val="22"/>
          <w:szCs w:val="22"/>
        </w:rPr>
        <w:t>is assumed to follow</w:t>
      </w:r>
      <w:r w:rsidR="00F411E8"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the binary Maxwell–Stefan stagnant-film flux </w:t>
      </w:r>
      <m:oMath>
        <m:r>
          <w:rPr>
            <w:rFonts w:ascii="Cambria Math" w:hAnsi="Cambria Math" w:cs="Times New Roman"/>
            <w:sz w:val="22"/>
            <w:szCs w:val="22"/>
          </w:rPr>
          <m:t>N=-</m:t>
        </m:r>
        <m:f>
          <m:fPr>
            <m:ctrlPr>
              <w:rPr>
                <w:rFonts w:ascii="Cambria Math" w:hAnsi="Cambria Math" w:cs="Times New Roman"/>
                <w:sz w:val="22"/>
                <w:szCs w:val="22"/>
              </w:rPr>
            </m:ctrlPr>
          </m:fPr>
          <m:num>
            <m:r>
              <w:rPr>
                <w:rFonts w:ascii="Cambria Math" w:hAnsi="Cambria Math" w:cs="Times New Roman"/>
                <w:sz w:val="22"/>
                <w:szCs w:val="22"/>
              </w:rPr>
              <m:t>D∇c</m:t>
            </m:r>
          </m:num>
          <m:den>
            <m: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x</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den>
        </m:f>
      </m:oMath>
      <w:r w:rsidRPr="00B11AA6">
        <w:rPr>
          <w:rFonts w:ascii="Palatino Linotype" w:hAnsi="Palatino Linotype" w:cs="Times New Roman"/>
          <w:sz w:val="22"/>
          <w:szCs w:val="22"/>
        </w:rPr>
        <w:t xml:space="preserve">, and all porous diffusivities and conductivities are </w:t>
      </w:r>
      <w:r w:rsidR="00F411E8">
        <w:rPr>
          <w:rFonts w:ascii="Palatino Linotype" w:hAnsi="Palatino Linotype" w:cs="Times New Roman"/>
          <w:sz w:val="22"/>
          <w:szCs w:val="22"/>
        </w:rPr>
        <w:t>corrected using</w:t>
      </w:r>
      <w:r w:rsidR="00883768">
        <w:rPr>
          <w:rFonts w:ascii="Palatino Linotype" w:hAnsi="Palatino Linotype" w:cs="Times New Roman"/>
          <w:sz w:val="22"/>
          <w:szCs w:val="22"/>
        </w:rPr>
        <w:t xml:space="preserve"> </w:t>
      </w:r>
      <w:r w:rsidRPr="00B11AA6">
        <w:rPr>
          <w:rFonts w:ascii="Palatino Linotype" w:hAnsi="Palatino Linotype" w:cs="Times New Roman"/>
          <w:sz w:val="22"/>
          <w:szCs w:val="22"/>
        </w:rPr>
        <w:t>Bruggeman</w:t>
      </w:r>
      <w:r w:rsidR="00F411E8">
        <w:rPr>
          <w:rFonts w:ascii="Palatino Linotype" w:hAnsi="Palatino Linotype" w:cs="Times New Roman"/>
          <w:sz w:val="22"/>
          <w:szCs w:val="22"/>
        </w:rPr>
        <w:t xml:space="preserve"> </w:t>
      </w:r>
      <w:r w:rsidR="00DC56D4">
        <w:rPr>
          <w:rFonts w:ascii="Palatino Linotype" w:hAnsi="Palatino Linotype" w:cs="Times New Roman"/>
          <w:sz w:val="22"/>
          <w:szCs w:val="22"/>
        </w:rPr>
        <w:t>effective medium theory</w:t>
      </w:r>
      <w:r w:rsidRPr="00B11AA6">
        <w:rPr>
          <w:rFonts w:ascii="Palatino Linotype" w:hAnsi="Palatino Linotype" w:cs="Times New Roman"/>
          <w:sz w:val="22"/>
          <w:szCs w:val="22"/>
        </w:rPr>
        <w:t xml:space="preserve">. </w:t>
      </w:r>
      <w:r w:rsidR="004A0325">
        <w:rPr>
          <w:rFonts w:ascii="Palatino Linotype" w:hAnsi="Palatino Linotype" w:cs="Times New Roman"/>
          <w:sz w:val="22"/>
          <w:szCs w:val="22"/>
        </w:rPr>
        <w:t>A</w:t>
      </w:r>
      <w:r w:rsidRPr="00B11AA6">
        <w:rPr>
          <w:rFonts w:ascii="Palatino Linotype" w:hAnsi="Palatino Linotype" w:cs="Times New Roman"/>
          <w:sz w:val="22"/>
          <w:szCs w:val="22"/>
        </w:rPr>
        <w:t xml:space="preserve"> Dirichlet condition fixes the gas-phase O₂ at the flow channel, </w:t>
      </w:r>
      <w:r w:rsidR="000D42FC">
        <w:rPr>
          <w:rFonts w:ascii="Palatino Linotype" w:hAnsi="Palatino Linotype" w:cs="Times New Roman"/>
          <w:sz w:val="22"/>
          <w:szCs w:val="22"/>
        </w:rPr>
        <w:t>a no-flux boundary for</w:t>
      </w:r>
      <w:r w:rsidR="000D42FC"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dissolved O₂ is </w:t>
      </w:r>
      <w:r w:rsidR="000D42FC">
        <w:rPr>
          <w:rFonts w:ascii="Palatino Linotype" w:hAnsi="Palatino Linotype" w:cs="Times New Roman"/>
          <w:sz w:val="22"/>
          <w:szCs w:val="22"/>
        </w:rPr>
        <w:t>applied to</w:t>
      </w:r>
      <w:r w:rsidRPr="00B11AA6">
        <w:rPr>
          <w:rFonts w:ascii="Palatino Linotype" w:hAnsi="Palatino Linotype" w:cs="Times New Roman"/>
          <w:sz w:val="22"/>
          <w:szCs w:val="22"/>
        </w:rPr>
        <w:t xml:space="preserve"> both faces, and the potentials carry the cell current at the contacts (the full set </w:t>
      </w:r>
      <w:r w:rsidR="000D42FC">
        <w:rPr>
          <w:rFonts w:ascii="Palatino Linotype" w:hAnsi="Palatino Linotype" w:cs="Times New Roman"/>
          <w:sz w:val="22"/>
          <w:szCs w:val="22"/>
        </w:rPr>
        <w:t>o</w:t>
      </w:r>
      <w:r w:rsidR="00FD6CF0">
        <w:rPr>
          <w:rFonts w:ascii="Palatino Linotype" w:hAnsi="Palatino Linotype" w:cs="Times New Roman"/>
          <w:sz w:val="22"/>
          <w:szCs w:val="22"/>
        </w:rPr>
        <w:t xml:space="preserve">f Boundary Conditions </w:t>
      </w:r>
      <w:r w:rsidRPr="00B11AA6">
        <w:rPr>
          <w:rFonts w:ascii="Palatino Linotype" w:hAnsi="Palatino Linotype" w:cs="Times New Roman"/>
          <w:sz w:val="22"/>
          <w:szCs w:val="22"/>
        </w:rPr>
        <w:t xml:space="preserve">appears below). The Field / Flux / Source table summarizes the four transported quantities </w:t>
      </w:r>
      <w:r w:rsidR="00BA7226" w:rsidRPr="00B11AA6">
        <w:rPr>
          <w:rFonts w:ascii="Palatino Linotype" w:hAnsi="Palatino Linotype" w:cs="Times New Roman"/>
          <w:sz w:val="22"/>
          <w:szCs w:val="22"/>
        </w:rPr>
        <w:t xml:space="preserve">(gas O₂ spans both the GDL </w:t>
      </w:r>
      <w:r w:rsidRPr="00B11AA6">
        <w:rPr>
          <w:rFonts w:ascii="Palatino Linotype" w:hAnsi="Palatino Linotype" w:cs="Times New Roman"/>
          <w:sz w:val="22"/>
          <w:szCs w:val="22"/>
        </w:rPr>
        <w:t xml:space="preserve">and </w:t>
      </w:r>
      <w:r w:rsidR="00BA7226" w:rsidRPr="00B11AA6">
        <w:rPr>
          <w:rFonts w:ascii="Palatino Linotype" w:hAnsi="Palatino Linotype" w:cs="Times New Roman"/>
          <w:sz w:val="22"/>
          <w:szCs w:val="22"/>
        </w:rPr>
        <w:t xml:space="preserve">CL pores, so the four occupy five coupled fields) and </w:t>
      </w:r>
      <w:r w:rsidRPr="00B11AA6">
        <w:rPr>
          <w:rFonts w:ascii="Palatino Linotype" w:hAnsi="Palatino Linotype" w:cs="Times New Roman"/>
          <w:sz w:val="22"/>
          <w:szCs w:val="22"/>
        </w:rPr>
        <w:t>their couplings:</w:t>
      </w:r>
    </w:p>
    <w:tbl>
      <w:tblPr>
        <w:tblW w:w="9570"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45"/>
        <w:gridCol w:w="3983"/>
        <w:gridCol w:w="3542"/>
      </w:tblGrid>
      <w:tr w:rsidR="00305E55" w:rsidRPr="00B11AA6" w14:paraId="4B592C95" w14:textId="77777777" w:rsidTr="00BB3A2C">
        <w:trPr>
          <w:trHeight w:val="474"/>
          <w:tblHeader/>
          <w:jc w:val="center"/>
        </w:trPr>
        <w:tc>
          <w:tcPr>
            <w:tcW w:w="0" w:type="auto"/>
            <w:tcBorders>
              <w:top w:val="single" w:sz="2" w:space="0" w:color="auto"/>
              <w:left w:val="single" w:sz="2" w:space="0" w:color="auto"/>
              <w:bottom w:val="single" w:sz="2" w:space="0" w:color="auto"/>
              <w:right w:val="single" w:sz="2" w:space="0" w:color="auto"/>
            </w:tcBorders>
            <w:shd w:val="clear" w:color="auto" w:fill="000000" w:themeFill="text1"/>
            <w:noWrap/>
            <w:tcMar>
              <w:top w:w="90" w:type="dxa"/>
              <w:left w:w="90" w:type="dxa"/>
              <w:bottom w:w="90" w:type="dxa"/>
              <w:right w:w="90" w:type="dxa"/>
            </w:tcMar>
            <w:hideMark/>
          </w:tcPr>
          <w:p w14:paraId="6B01E6E8" w14:textId="77777777"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Field, </w:t>
            </w:r>
            <m:oMath>
              <m:r>
                <w:rPr>
                  <w:rFonts w:ascii="Cambria Math" w:hAnsi="Cambria Math" w:cs="Times New Roman"/>
                  <w:sz w:val="22"/>
                  <w:szCs w:val="22"/>
                </w:rPr>
                <m:t>ϕ</m:t>
              </m:r>
            </m:oMath>
          </w:p>
        </w:tc>
        <w:tc>
          <w:tcPr>
            <w:tcW w:w="0" w:type="auto"/>
            <w:tcBorders>
              <w:top w:val="single" w:sz="2" w:space="0" w:color="auto"/>
              <w:left w:val="single" w:sz="2" w:space="0" w:color="auto"/>
              <w:bottom w:val="single" w:sz="2" w:space="0" w:color="auto"/>
              <w:right w:val="single" w:sz="2" w:space="0" w:color="auto"/>
            </w:tcBorders>
            <w:shd w:val="clear" w:color="auto" w:fill="000000" w:themeFill="text1"/>
            <w:noWrap/>
            <w:tcMar>
              <w:top w:w="90" w:type="dxa"/>
              <w:left w:w="90" w:type="dxa"/>
              <w:bottom w:w="90" w:type="dxa"/>
              <w:right w:w="90" w:type="dxa"/>
            </w:tcMar>
            <w:hideMark/>
          </w:tcPr>
          <w:p w14:paraId="4304406D" w14:textId="3806931E"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Flux</w:t>
            </w:r>
            <w:r w:rsidR="00034CCC">
              <w:rPr>
                <w:rFonts w:ascii="Palatino Linotype" w:hAnsi="Palatino Linotype" w:cs="Times New Roman"/>
                <w:sz w:val="22"/>
                <w:szCs w:val="22"/>
              </w:rPr>
              <w:t>,</w:t>
            </w:r>
            <w:r w:rsidRPr="00B11AA6">
              <w:rPr>
                <w:rFonts w:ascii="Palatino Linotype" w:hAnsi="Palatino Linotype" w:cs="Times New Roman"/>
                <w:sz w:val="22"/>
                <w:szCs w:val="22"/>
              </w:rPr>
              <w:t> </w:t>
            </w:r>
            <m:oMath>
              <m:r>
                <m:rPr>
                  <m:sty m:val="b"/>
                </m:rPr>
                <w:rPr>
                  <w:rFonts w:ascii="Cambria Math" w:hAnsi="Cambria Math" w:cs="Times New Roman"/>
                  <w:sz w:val="22"/>
                  <w:szCs w:val="22"/>
                </w:rPr>
                <m:t>J</m:t>
              </m:r>
            </m:oMath>
          </w:p>
        </w:tc>
        <w:tc>
          <w:tcPr>
            <w:tcW w:w="0" w:type="auto"/>
            <w:tcBorders>
              <w:top w:val="single" w:sz="2" w:space="0" w:color="auto"/>
              <w:left w:val="single" w:sz="2" w:space="0" w:color="auto"/>
              <w:bottom w:val="single" w:sz="2" w:space="0" w:color="auto"/>
              <w:right w:val="single" w:sz="2" w:space="0" w:color="auto"/>
            </w:tcBorders>
            <w:shd w:val="clear" w:color="auto" w:fill="000000" w:themeFill="text1"/>
            <w:noWrap/>
            <w:tcMar>
              <w:top w:w="90" w:type="dxa"/>
              <w:left w:w="90" w:type="dxa"/>
              <w:bottom w:w="90" w:type="dxa"/>
              <w:right w:w="90" w:type="dxa"/>
            </w:tcMar>
            <w:hideMark/>
          </w:tcPr>
          <w:p w14:paraId="15286FE4" w14:textId="22AF7738"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Source</w:t>
            </w:r>
            <w:r w:rsidR="00034CCC">
              <w:rPr>
                <w:rFonts w:ascii="Palatino Linotype" w:hAnsi="Palatino Linotype" w:cs="Times New Roman"/>
                <w:sz w:val="22"/>
                <w:szCs w:val="22"/>
              </w:rPr>
              <w:t>,</w:t>
            </w:r>
            <w:r w:rsidRPr="00B11AA6">
              <w:rPr>
                <w:rFonts w:ascii="Palatino Linotype" w:hAnsi="Palatino Linotype" w:cs="Times New Roman"/>
                <w:sz w:val="22"/>
                <w:szCs w:val="22"/>
              </w:rPr>
              <w:t> </w:t>
            </w:r>
            <m:oMath>
              <m:r>
                <w:rPr>
                  <w:rFonts w:ascii="Cambria Math" w:hAnsi="Cambria Math" w:cs="Times New Roman"/>
                  <w:sz w:val="22"/>
                  <w:szCs w:val="22"/>
                </w:rPr>
                <m:t>S</m:t>
              </m:r>
            </m:oMath>
          </w:p>
        </w:tc>
      </w:tr>
      <w:tr w:rsidR="00305E55" w:rsidRPr="00B11AA6" w14:paraId="73F46AD6" w14:textId="77777777" w:rsidTr="00BB3A2C">
        <w:trPr>
          <w:trHeight w:val="474"/>
          <w:jc w:val="center"/>
        </w:trPr>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37103728" w14:textId="77777777" w:rsidR="00305E55" w:rsidRPr="00B11AA6" w:rsidRDefault="00305E55">
            <w:pPr>
              <w:jc w:val="center"/>
              <w:rPr>
                <w:rFonts w:ascii="Palatino Linotype" w:hAnsi="Palatino Linotype" w:cs="Times New Roman"/>
                <w:sz w:val="22"/>
                <w:szCs w:val="22"/>
              </w:rPr>
            </w:pPr>
            <w:r w:rsidRPr="00B11AA6">
              <w:rPr>
                <w:rFonts w:ascii="Palatino Linotype" w:hAnsi="Palatino Linotype" w:cs="Times New Roman"/>
                <w:sz w:val="22"/>
                <w:szCs w:val="22"/>
              </w:rPr>
              <w:t>Dissolved (ionomer) O₂</w:t>
            </w:r>
          </w:p>
          <w:p w14:paraId="0420CA02" w14:textId="4E5FC4ED" w:rsidR="00305E55" w:rsidRPr="00B11AA6" w:rsidDel="00423133"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r>
                    <m:rPr>
                      <m:nor/>
                    </m:rPr>
                    <w:rPr>
                      <w:rFonts w:ascii="Palatino Linotype" w:hAnsi="Palatino Linotype" w:cs="Times New Roman"/>
                      <w:iCs/>
                      <w:sz w:val="22"/>
                      <w:szCs w:val="22"/>
                    </w:rPr>
                    <m:t>,ion</m:t>
                  </m:r>
                </m:sub>
              </m:sSub>
            </m:oMath>
          </w:p>
          <w:p w14:paraId="78F26559" w14:textId="07463719" w:rsidR="00305E55" w:rsidRPr="00B11AA6" w:rsidRDefault="00305E55" w:rsidP="00DB750B">
            <w:pPr>
              <w:jc w:val="center"/>
              <w:rPr>
                <w:rFonts w:ascii="Palatino Linotype" w:hAnsi="Palatino Linotype" w:cs="Times New Roman"/>
                <w:sz w:val="22"/>
                <w:szCs w:val="22"/>
              </w:rPr>
            </w:pPr>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0626F122" w14:textId="77777777"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Fick's law</w:t>
            </w:r>
          </w:p>
          <w:p w14:paraId="1EFD6B1D" w14:textId="77777777"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m:rPr>
                      <m:nor/>
                    </m:rPr>
                    <w:rPr>
                      <w:rFonts w:ascii="Palatino Linotype" w:hAnsi="Palatino Linotype" w:cs="Times New Roman"/>
                      <w:sz w:val="22"/>
                      <w:szCs w:val="22"/>
                    </w:rPr>
                    <m:t>eff</m:t>
                  </m:r>
                </m:sub>
              </m:sSub>
              <m:r>
                <m:rPr>
                  <m:sty m:val="p"/>
                </m:rPr>
                <w:rPr>
                  <w:rFonts w:ascii="Cambria Math" w:hAnsi="Cambria Math" w:cs="Times New Roman"/>
                  <w:sz w:val="22"/>
                  <w:szCs w:val="22"/>
                </w:rPr>
                <m:t>∇</m:t>
              </m:r>
              <m:r>
                <w:rPr>
                  <w:rFonts w:ascii="Cambria Math" w:hAnsi="Cambria Math" w:cs="Times New Roman"/>
                  <w:sz w:val="22"/>
                  <w:szCs w:val="22"/>
                </w:rPr>
                <m:t>c</m:t>
              </m:r>
            </m:oMath>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hideMark/>
          </w:tcPr>
          <w:p w14:paraId="7B02EF21" w14:textId="77777777" w:rsidR="00305E55" w:rsidRPr="00B11AA6" w:rsidRDefault="00305E55">
            <w:pPr>
              <w:jc w:val="center"/>
              <w:rPr>
                <w:rFonts w:ascii="Palatino Linotype" w:hAnsi="Palatino Linotype" w:cs="Times New Roman"/>
                <w:sz w:val="22"/>
                <w:szCs w:val="22"/>
              </w:rPr>
            </w:pPr>
            <w:r w:rsidRPr="00B11AA6">
              <w:rPr>
                <w:rFonts w:ascii="Palatino Linotype" w:hAnsi="Palatino Linotype" w:cs="Times New Roman"/>
                <w:sz w:val="22"/>
                <w:szCs w:val="22"/>
              </w:rPr>
              <w:t>Interphase gain minus ORR consumption,</w:t>
            </w:r>
          </w:p>
          <w:p w14:paraId="3A9CBCA6" w14:textId="77777777" w:rsidR="00305E55" w:rsidRPr="00B11AA6" w:rsidRDefault="00305E55">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r>
                <w:rPr>
                  <w:rFonts w:ascii="Cambria Math" w:hAnsi="Cambria Math" w:cs="Times New Roman"/>
                  <w:sz w:val="22"/>
                  <w:szCs w:val="22"/>
                </w:rPr>
                <m:t>/4F</m:t>
              </m:r>
            </m:oMath>
          </w:p>
          <w:p w14:paraId="29FE094B" w14:textId="18747DF6" w:rsidR="00305E55" w:rsidRPr="00B11AA6" w:rsidDel="00423133"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(4 electrons transferred per O₂ molecule)</w:t>
            </w:r>
          </w:p>
          <w:p w14:paraId="3EF91055" w14:textId="2F3C51EF" w:rsidR="00305E55" w:rsidRPr="00B11AA6" w:rsidRDefault="00305E55" w:rsidP="00DB750B">
            <w:pPr>
              <w:jc w:val="center"/>
              <w:rPr>
                <w:rFonts w:ascii="Palatino Linotype" w:hAnsi="Palatino Linotype" w:cs="Times New Roman"/>
                <w:sz w:val="22"/>
                <w:szCs w:val="22"/>
              </w:rPr>
            </w:pPr>
          </w:p>
        </w:tc>
      </w:tr>
      <w:tr w:rsidR="00684F4E" w:rsidRPr="00B11AA6" w14:paraId="6AE6477A" w14:textId="77777777" w:rsidTr="00BB3A2C">
        <w:trPr>
          <w:trHeight w:val="474"/>
          <w:jc w:val="center"/>
        </w:trPr>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tcPr>
          <w:p w14:paraId="2ED0C708" w14:textId="77777777"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t>Gas-phase O₂</w:t>
            </w:r>
          </w:p>
          <w:p w14:paraId="4473D9E9" w14:textId="45DBB2D3"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 </w:t>
            </w:r>
            <m:oMath>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r>
                    <m:rPr>
                      <m:sty m:val="p"/>
                    </m:rPr>
                    <w:rPr>
                      <w:rFonts w:ascii="Cambria Math" w:hAnsi="Cambria Math" w:cs="Times New Roman"/>
                      <w:sz w:val="22"/>
                      <w:szCs w:val="22"/>
                    </w:rPr>
                    <m:t>,gas</m:t>
                  </m:r>
                </m:sub>
              </m:sSub>
            </m:oMath>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tcPr>
          <w:p w14:paraId="6C47E397" w14:textId="7907A01C"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lastRenderedPageBreak/>
              <w:t>Maxwell–Stefan</w:t>
            </w:r>
          </w:p>
          <w:p w14:paraId="1CF2FD89" w14:textId="77777777" w:rsidR="00684F4E" w:rsidRPr="00B11AA6" w:rsidDel="00423133"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 </w:t>
            </w:r>
            <m:oMath>
              <m: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D</m:t>
                      </m:r>
                    </m:e>
                    <m:sub>
                      <m:r>
                        <m:rPr>
                          <m:nor/>
                        </m:rPr>
                        <w:rPr>
                          <w:rFonts w:ascii="Palatino Linotype" w:hAnsi="Palatino Linotype" w:cs="Times New Roman"/>
                          <w:sz w:val="22"/>
                          <w:szCs w:val="22"/>
                        </w:rPr>
                        <m:t>gas</m:t>
                      </m:r>
                    </m:sub>
                  </m:sSub>
                  <m:r>
                    <w:rPr>
                      <w:rFonts w:ascii="Cambria Math" w:hAnsi="Cambria Math" w:cs="Times New Roman"/>
                      <w:sz w:val="22"/>
                      <w:szCs w:val="22"/>
                    </w:rPr>
                    <m:t>∇c</m:t>
                  </m:r>
                </m:num>
                <m:den>
                  <m: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x</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den>
              </m:f>
            </m:oMath>
          </w:p>
          <w:p w14:paraId="2B7B9118" w14:textId="30F536FB"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(the </w:t>
            </w:r>
            <m:oMath>
              <m: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x</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r>
                <w:rPr>
                  <w:rFonts w:ascii="Cambria Math" w:hAnsi="Cambria Math" w:cs="Times New Roman"/>
                  <w:sz w:val="22"/>
                  <w:szCs w:val="22"/>
                </w:rPr>
                <m:t>)</m:t>
              </m:r>
            </m:oMath>
            <w:r w:rsidRPr="00B11AA6">
              <w:rPr>
                <w:rFonts w:ascii="Palatino Linotype" w:hAnsi="Palatino Linotype" w:cs="Times New Roman"/>
                <w:sz w:val="22"/>
                <w:szCs w:val="22"/>
              </w:rPr>
              <w:t xml:space="preserve"> correction applies in both the GDL and CL pore gas)</w:t>
            </w:r>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tcPr>
          <w:p w14:paraId="38D4EE01" w14:textId="77777777"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lastRenderedPageBreak/>
              <w:t>Interphase transfer to ionomer</w:t>
            </w:r>
          </w:p>
          <w:p w14:paraId="5BBB7B85" w14:textId="77777777"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oMath>
          </w:p>
          <w:p w14:paraId="427E9161" w14:textId="77777777" w:rsidR="00684F4E" w:rsidRPr="00B11AA6" w:rsidDel="00423133"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t>(in the CL pores; none in the GDL)</w:t>
            </w:r>
          </w:p>
          <w:p w14:paraId="3E7A0A34" w14:textId="77777777" w:rsidR="00684F4E" w:rsidRPr="00B11AA6" w:rsidRDefault="00684F4E" w:rsidP="00684F4E">
            <w:pPr>
              <w:jc w:val="center"/>
              <w:rPr>
                <w:rFonts w:ascii="Palatino Linotype" w:hAnsi="Palatino Linotype" w:cs="Times New Roman"/>
                <w:sz w:val="22"/>
                <w:szCs w:val="22"/>
              </w:rPr>
            </w:pPr>
          </w:p>
        </w:tc>
      </w:tr>
      <w:tr w:rsidR="00305E55" w:rsidRPr="00B11AA6" w14:paraId="2A90E426" w14:textId="77777777" w:rsidTr="00BB3A2C">
        <w:trPr>
          <w:trHeight w:val="474"/>
          <w:jc w:val="center"/>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vAlign w:val="center"/>
            <w:hideMark/>
          </w:tcPr>
          <w:p w14:paraId="02B38B68" w14:textId="3D15F0A4" w:rsidR="00305E55" w:rsidRPr="00B11AA6" w:rsidRDefault="00305E55" w:rsidP="00DB750B">
            <w:pPr>
              <w:jc w:val="center"/>
              <w:rPr>
                <w:rFonts w:ascii="Palatino Linotype" w:eastAsiaTheme="minorEastAsia" w:hAnsi="Palatino Linotype" w:cs="Times New Roman"/>
                <w:sz w:val="22"/>
                <w:szCs w:val="22"/>
              </w:rPr>
            </w:pPr>
            <w:r w:rsidRPr="00B11AA6">
              <w:rPr>
                <w:rFonts w:ascii="Palatino Linotype" w:hAnsi="Palatino Linotype" w:cs="Times New Roman"/>
                <w:sz w:val="22"/>
                <w:szCs w:val="22"/>
              </w:rPr>
              <w:lastRenderedPageBreak/>
              <w:t>Ionic (electrolyte) potential</w:t>
            </w:r>
          </w:p>
          <w:p w14:paraId="3CF7CB68" w14:textId="01DE9F55" w:rsidR="00305E55" w:rsidRPr="00B11AA6" w:rsidRDefault="005A3337"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ϕ</m:t>
                  </m:r>
                </m:e>
                <m:sub>
                  <m:r>
                    <m:rPr>
                      <m:sty m:val="p"/>
                    </m:rPr>
                    <w:rPr>
                      <w:rFonts w:ascii="Cambria Math" w:hAnsi="Cambria Math" w:cs="Times New Roman"/>
                      <w:sz w:val="22"/>
                      <w:szCs w:val="22"/>
                    </w:rPr>
                    <m:t>L</m:t>
                  </m:r>
                </m:sub>
              </m:sSub>
            </m:oMath>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vAlign w:val="center"/>
            <w:hideMark/>
          </w:tcPr>
          <w:p w14:paraId="09431839" w14:textId="77777777"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Ohm's law</w:t>
            </w:r>
          </w:p>
          <w:p w14:paraId="6E04F91A" w14:textId="3EED72EA"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w:t>
            </w:r>
            <m:oMath>
              <m:sSub>
                <m:sSubPr>
                  <m:ctrlPr>
                    <w:rPr>
                      <w:rFonts w:ascii="Cambria Math" w:hAnsi="Cambria Math" w:cs="Times New Roman"/>
                      <w:b/>
                      <w:bCs/>
                      <w:i/>
                      <w:sz w:val="22"/>
                      <w:szCs w:val="22"/>
                    </w:rPr>
                  </m:ctrlPr>
                </m:sSubPr>
                <m:e>
                  <m:r>
                    <m:rPr>
                      <m:sty m:val="bi"/>
                    </m:rPr>
                    <w:rPr>
                      <w:rFonts w:ascii="Cambria Math" w:hAnsi="Cambria Math" w:cs="Times New Roman"/>
                      <w:sz w:val="22"/>
                      <w:szCs w:val="22"/>
                    </w:rPr>
                    <m:t>i</m:t>
                  </m:r>
                </m:e>
                <m:sub>
                  <m:r>
                    <w:rPr>
                      <w:rFonts w:ascii="Cambria Math" w:hAnsi="Cambria Math" w:cs="Times New Roman"/>
                      <w:sz w:val="22"/>
                      <w:szCs w:val="22"/>
                    </w:rPr>
                    <m:t>L</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κ</m:t>
                  </m:r>
                </m:e>
                <m:sub>
                  <m:r>
                    <m:rPr>
                      <m:nor/>
                    </m:rPr>
                    <w:rPr>
                      <w:rFonts w:ascii="Palatino Linotype" w:hAnsi="Palatino Linotype" w:cs="Times New Roman"/>
                      <w:sz w:val="22"/>
                      <w:szCs w:val="22"/>
                    </w:rPr>
                    <m:t>eff</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m:rPr>
                      <m:sty m:val="p"/>
                    </m:rPr>
                    <w:rPr>
                      <w:rFonts w:ascii="Cambria Math" w:hAnsi="Cambria Math" w:cs="Times New Roman"/>
                      <w:sz w:val="22"/>
                      <w:szCs w:val="22"/>
                    </w:rPr>
                    <m:t>L</m:t>
                  </m:r>
                </m:sub>
              </m:sSub>
              <m:r>
                <w:rPr>
                  <w:rFonts w:ascii="Cambria Math" w:hAnsi="Cambria Math" w:cs="Times New Roman"/>
                  <w:sz w:val="22"/>
                  <w:szCs w:val="22"/>
                </w:rPr>
                <m:t xml:space="preserve"> </m:t>
              </m:r>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A</m:t>
                      </m:r>
                    </m:num>
                    <m:den>
                      <m:sSup>
                        <m:sSupPr>
                          <m:ctrlPr>
                            <w:rPr>
                              <w:rFonts w:ascii="Cambria Math" w:hAnsi="Cambria Math" w:cs="Times New Roman"/>
                              <w:i/>
                              <w:sz w:val="22"/>
                              <w:szCs w:val="22"/>
                            </w:rPr>
                          </m:ctrlPr>
                        </m:sSupPr>
                        <m:e>
                          <m:r>
                            <w:rPr>
                              <w:rFonts w:ascii="Cambria Math" w:hAnsi="Cambria Math" w:cs="Times New Roman"/>
                              <w:sz w:val="22"/>
                              <w:szCs w:val="22"/>
                            </w:rPr>
                            <m:t>m</m:t>
                          </m:r>
                        </m:e>
                        <m:sup>
                          <m:r>
                            <w:rPr>
                              <w:rFonts w:ascii="Cambria Math" w:hAnsi="Cambria Math" w:cs="Times New Roman"/>
                              <w:sz w:val="22"/>
                              <w:szCs w:val="22"/>
                            </w:rPr>
                            <m:t>2</m:t>
                          </m:r>
                        </m:sup>
                      </m:sSup>
                    </m:den>
                  </m:f>
                </m:e>
              </m:d>
            </m:oMath>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645AC96" w14:textId="08203B96" w:rsidR="00305E55" w:rsidRPr="00B11AA6" w:rsidRDefault="00305E55" w:rsidP="00DB750B">
            <w:pPr>
              <w:jc w:val="center"/>
              <w:rPr>
                <w:rFonts w:ascii="Palatino Linotype" w:eastAsiaTheme="minorEastAsia" w:hAnsi="Palatino Linotype" w:cs="Times New Roman"/>
                <w:sz w:val="22"/>
                <w:szCs w:val="22"/>
              </w:rPr>
            </w:pPr>
            <w:r w:rsidRPr="00B11AA6">
              <w:rPr>
                <w:rFonts w:ascii="Palatino Linotype" w:hAnsi="Palatino Linotype" w:cs="Times New Roman"/>
                <w:sz w:val="22"/>
                <w:szCs w:val="22"/>
              </w:rPr>
              <w:t>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i</m:t>
                  </m:r>
                </m:e>
                <m:sub>
                  <m:r>
                    <w:rPr>
                      <w:rFonts w:ascii="Cambria Math" w:hAnsi="Cambria Math" w:cs="Times New Roman"/>
                      <w:sz w:val="22"/>
                      <w:szCs w:val="22"/>
                    </w:rPr>
                    <m:t>ORR</m:t>
                  </m:r>
                </m:sub>
              </m:sSub>
            </m:oMath>
            <w:r w:rsidR="00413CE4">
              <w:rPr>
                <w:rFonts w:ascii="Palatino Linotype" w:eastAsiaTheme="minorEastAsia" w:hAnsi="Palatino Linotype" w:cs="Times New Roman"/>
                <w:sz w:val="22"/>
                <w:szCs w:val="22"/>
              </w:rPr>
              <w:t xml:space="preserve"> </w:t>
            </w:r>
          </w:p>
          <w:p w14:paraId="27956D5A" w14:textId="3EC18D09" w:rsidR="00305E55" w:rsidRPr="00B11AA6" w:rsidRDefault="000E4D5A" w:rsidP="002965A3">
            <w:pPr>
              <w:jc w:val="center"/>
              <w:rPr>
                <w:rFonts w:ascii="Palatino Linotype" w:hAnsi="Palatino Linotype" w:cs="Times New Roman"/>
                <w:sz w:val="22"/>
                <w:szCs w:val="22"/>
              </w:rPr>
            </w:pPr>
            <w:r>
              <w:rPr>
                <w:rFonts w:ascii="Palatino Linotype" w:hAnsi="Palatino Linotype" w:cs="Times New Roman"/>
                <w:sz w:val="22"/>
                <w:szCs w:val="22"/>
              </w:rPr>
              <w:t xml:space="preserve">Protons consumed at Pt </w:t>
            </w:r>
            <m:oMath>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A</m:t>
                      </m:r>
                    </m:num>
                    <m:den>
                      <m:sSup>
                        <m:sSupPr>
                          <m:ctrlPr>
                            <w:rPr>
                              <w:rFonts w:ascii="Cambria Math" w:hAnsi="Cambria Math" w:cs="Times New Roman"/>
                              <w:i/>
                              <w:sz w:val="22"/>
                              <w:szCs w:val="22"/>
                            </w:rPr>
                          </m:ctrlPr>
                        </m:sSupPr>
                        <m:e>
                          <m:r>
                            <w:rPr>
                              <w:rFonts w:ascii="Cambria Math" w:hAnsi="Cambria Math" w:cs="Times New Roman"/>
                              <w:sz w:val="22"/>
                              <w:szCs w:val="22"/>
                            </w:rPr>
                            <m:t>m</m:t>
                          </m:r>
                        </m:e>
                        <m:sup>
                          <m:r>
                            <w:rPr>
                              <w:rFonts w:ascii="Cambria Math" w:hAnsi="Cambria Math" w:cs="Times New Roman"/>
                              <w:sz w:val="22"/>
                              <w:szCs w:val="22"/>
                            </w:rPr>
                            <m:t>3</m:t>
                          </m:r>
                        </m:sup>
                      </m:sSup>
                    </m:den>
                  </m:f>
                </m:e>
              </m:d>
            </m:oMath>
            <w:r>
              <w:rPr>
                <w:rFonts w:ascii="Palatino Linotype" w:hAnsi="Palatino Linotype" w:cs="Times New Roman"/>
                <w:sz w:val="22"/>
                <w:szCs w:val="22"/>
              </w:rPr>
              <w:t xml:space="preserve"> </w:t>
            </w:r>
          </w:p>
        </w:tc>
      </w:tr>
      <w:tr w:rsidR="00305E55" w:rsidRPr="00B11AA6" w14:paraId="2D3E3A4F" w14:textId="77777777" w:rsidTr="00BB3A2C">
        <w:trPr>
          <w:trHeight w:val="462"/>
          <w:jc w:val="center"/>
        </w:trPr>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138D401A" w14:textId="5ADD1F68" w:rsidR="00305E55" w:rsidRPr="00B11AA6" w:rsidRDefault="00305E55" w:rsidP="00DB750B">
            <w:pPr>
              <w:jc w:val="center"/>
              <w:rPr>
                <w:rFonts w:ascii="Palatino Linotype" w:eastAsiaTheme="minorEastAsia" w:hAnsi="Palatino Linotype" w:cs="Times New Roman"/>
                <w:sz w:val="22"/>
                <w:szCs w:val="22"/>
              </w:rPr>
            </w:pPr>
            <w:r w:rsidRPr="00B11AA6">
              <w:rPr>
                <w:rFonts w:ascii="Palatino Linotype" w:hAnsi="Palatino Linotype" w:cs="Times New Roman"/>
                <w:sz w:val="22"/>
                <w:szCs w:val="22"/>
              </w:rPr>
              <w:t>Solid (electronic) potential</w:t>
            </w:r>
          </w:p>
          <w:p w14:paraId="2CE0E510" w14:textId="74AF0F04" w:rsidR="00305E55" w:rsidRPr="00B11AA6" w:rsidRDefault="005A3337"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ϕ</m:t>
                  </m:r>
                </m:e>
                <m:sub>
                  <m:r>
                    <m:rPr>
                      <m:sty m:val="p"/>
                    </m:rPr>
                    <w:rPr>
                      <w:rFonts w:ascii="Cambria Math" w:hAnsi="Cambria Math" w:cs="Times New Roman"/>
                      <w:sz w:val="22"/>
                      <w:szCs w:val="22"/>
                    </w:rPr>
                    <m:t>s</m:t>
                  </m:r>
                </m:sub>
              </m:sSub>
            </m:oMath>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4AC05275" w14:textId="77777777"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Ohm's law</w:t>
            </w:r>
          </w:p>
          <w:p w14:paraId="4F281C75" w14:textId="578E16BD" w:rsidR="00305E55" w:rsidRPr="00B11AA6" w:rsidRDefault="00716590" w:rsidP="00DB750B">
            <w:pPr>
              <w:jc w:val="center"/>
              <w:rPr>
                <w:rFonts w:ascii="Palatino Linotype" w:hAnsi="Palatino Linotype" w:cs="Times New Roman"/>
                <w:sz w:val="22"/>
                <w:szCs w:val="22"/>
              </w:rPr>
            </w:pPr>
            <m:oMathPara>
              <m:oMath>
                <m:sSub>
                  <m:sSubPr>
                    <m:ctrlPr>
                      <w:rPr>
                        <w:rFonts w:ascii="Cambria Math" w:hAnsi="Cambria Math" w:cs="Times New Roman"/>
                        <w:b/>
                        <w:bCs/>
                        <w:i/>
                        <w:sz w:val="22"/>
                        <w:szCs w:val="22"/>
                      </w:rPr>
                    </m:ctrlPr>
                  </m:sSubPr>
                  <m:e>
                    <m:r>
                      <m:rPr>
                        <m:sty m:val="bi"/>
                      </m:rPr>
                      <w:rPr>
                        <w:rFonts w:ascii="Cambria Math" w:hAnsi="Cambria Math" w:cs="Times New Roman"/>
                        <w:sz w:val="22"/>
                        <w:szCs w:val="22"/>
                      </w:rPr>
                      <m:t>i</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σ</m:t>
                    </m:r>
                  </m:e>
                  <m:sub>
                    <m:r>
                      <m:rPr>
                        <m:nor/>
                      </m:rPr>
                      <w:rPr>
                        <w:rFonts w:ascii="Palatino Linotype" w:hAnsi="Palatino Linotype" w:cs="Times New Roman"/>
                        <w:sz w:val="22"/>
                        <w:szCs w:val="22"/>
                      </w:rPr>
                      <m:t>eff</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m:rPr>
                        <m:sty m:val="p"/>
                      </m:rPr>
                      <w:rPr>
                        <w:rFonts w:ascii="Cambria Math" w:hAnsi="Cambria Math" w:cs="Times New Roman"/>
                        <w:sz w:val="22"/>
                        <w:szCs w:val="22"/>
                      </w:rPr>
                      <m:t>s</m:t>
                    </m:r>
                  </m:sub>
                </m:sSub>
              </m:oMath>
            </m:oMathPara>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hideMark/>
          </w:tcPr>
          <w:p w14:paraId="2074A526" w14:textId="4006227F" w:rsidR="00305E55" w:rsidRPr="00B11AA6" w:rsidRDefault="00305E55" w:rsidP="00DB750B">
            <w:pPr>
              <w:jc w:val="center"/>
              <w:rPr>
                <w:rFonts w:ascii="Palatino Linotype" w:eastAsiaTheme="minorEastAsia" w:hAnsi="Palatino Linotype" w:cs="Times New Roman"/>
                <w:sz w:val="22"/>
                <w:szCs w:val="22"/>
              </w:rPr>
            </w:pPr>
            <w:r w:rsidRPr="00B11AA6">
              <w:rPr>
                <w:rFonts w:ascii="Palatino Linotype" w:hAnsi="Palatino Linotype" w:cs="Times New Roman"/>
                <w:sz w:val="22"/>
                <w:szCs w:val="22"/>
              </w:rPr>
              <w:t> </w:t>
            </w:r>
            <m:oMath>
              <m:sSub>
                <m:sSubPr>
                  <m:ctrlPr>
                    <w:rPr>
                      <w:rFonts w:ascii="Cambria Math" w:hAnsi="Cambria Math" w:cs="Times New Roman"/>
                      <w:i/>
                      <w:sz w:val="22"/>
                      <w:szCs w:val="22"/>
                    </w:rPr>
                  </m:ctrlPr>
                </m:sSubPr>
                <m:e>
                  <m:r>
                    <w:rPr>
                      <w:rFonts w:ascii="Cambria Math" w:hAnsi="Cambria Math" w:cs="Times New Roman"/>
                      <w:sz w:val="22"/>
                      <w:szCs w:val="22"/>
                    </w:rPr>
                    <m:t>i</m:t>
                  </m:r>
                </m:e>
                <m:sub>
                  <m:r>
                    <w:rPr>
                      <w:rFonts w:ascii="Cambria Math" w:hAnsi="Cambria Math" w:cs="Times New Roman"/>
                      <w:sz w:val="22"/>
                      <w:szCs w:val="22"/>
                    </w:rPr>
                    <m:t>ORR</m:t>
                  </m:r>
                </m:sub>
              </m:sSub>
            </m:oMath>
          </w:p>
          <w:p w14:paraId="63C59050" w14:textId="1D27CCD1" w:rsidR="00305E55" w:rsidRPr="00B11AA6" w:rsidRDefault="00305E55" w:rsidP="002965A3">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Electrons drawn from </w:t>
            </w:r>
            <w:r w:rsidR="00035C40" w:rsidRPr="00B11AA6">
              <w:rPr>
                <w:rFonts w:ascii="Palatino Linotype" w:hAnsi="Palatino Linotype" w:cs="Times New Roman"/>
                <w:sz w:val="22"/>
                <w:szCs w:val="22"/>
              </w:rPr>
              <w:t>solid p</w:t>
            </w:r>
            <w:r w:rsidRPr="00B11AA6">
              <w:rPr>
                <w:rFonts w:ascii="Palatino Linotype" w:hAnsi="Palatino Linotype" w:cs="Times New Roman"/>
                <w:sz w:val="22"/>
                <w:szCs w:val="22"/>
              </w:rPr>
              <w:t>hase</w:t>
            </w:r>
            <w:r w:rsidR="002965A3">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to drive </w:t>
            </w:r>
            <w:r w:rsidR="00035C40" w:rsidRPr="00B11AA6">
              <w:rPr>
                <w:rFonts w:ascii="Palatino Linotype" w:hAnsi="Palatino Linotype" w:cs="Times New Roman"/>
                <w:sz w:val="22"/>
                <w:szCs w:val="22"/>
              </w:rPr>
              <w:t>reduction</w:t>
            </w:r>
            <w:r w:rsidR="000E4D5A">
              <w:rPr>
                <w:rFonts w:ascii="Palatino Linotype" w:hAnsi="Palatino Linotype" w:cs="Times New Roman"/>
                <w:sz w:val="22"/>
                <w:szCs w:val="22"/>
              </w:rPr>
              <w:t xml:space="preserve"> </w:t>
            </w:r>
            <m:oMath>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A</m:t>
                      </m:r>
                    </m:num>
                    <m:den>
                      <m:sSup>
                        <m:sSupPr>
                          <m:ctrlPr>
                            <w:rPr>
                              <w:rFonts w:ascii="Cambria Math" w:hAnsi="Cambria Math" w:cs="Times New Roman"/>
                              <w:i/>
                              <w:sz w:val="22"/>
                              <w:szCs w:val="22"/>
                            </w:rPr>
                          </m:ctrlPr>
                        </m:sSupPr>
                        <m:e>
                          <m:r>
                            <w:rPr>
                              <w:rFonts w:ascii="Cambria Math" w:hAnsi="Cambria Math" w:cs="Times New Roman"/>
                              <w:sz w:val="22"/>
                              <w:szCs w:val="22"/>
                            </w:rPr>
                            <m:t>m</m:t>
                          </m:r>
                        </m:e>
                        <m:sup>
                          <m:r>
                            <w:rPr>
                              <w:rFonts w:ascii="Cambria Math" w:hAnsi="Cambria Math" w:cs="Times New Roman"/>
                              <w:sz w:val="22"/>
                              <w:szCs w:val="22"/>
                            </w:rPr>
                            <m:t>3</m:t>
                          </m:r>
                        </m:sup>
                      </m:sSup>
                    </m:den>
                  </m:f>
                </m:e>
              </m:d>
            </m:oMath>
          </w:p>
        </w:tc>
      </w:tr>
    </w:tbl>
    <w:p w14:paraId="065059C9" w14:textId="77777777" w:rsidR="00684F4E" w:rsidRPr="00B11AA6" w:rsidRDefault="00684F4E" w:rsidP="00196714">
      <w:pPr>
        <w:rPr>
          <w:rFonts w:ascii="Lato" w:hAnsi="Lato" w:cs="Times New Roman"/>
          <w:b/>
          <w:bCs/>
          <w:szCs w:val="22"/>
        </w:rPr>
      </w:pPr>
    </w:p>
    <w:p w14:paraId="484C0BBA" w14:textId="78EBBA20" w:rsidR="00910DB9" w:rsidRPr="00B11AA6" w:rsidRDefault="00305E55" w:rsidP="00196714">
      <w:pPr>
        <w:rPr>
          <w:rFonts w:ascii="Lato" w:hAnsi="Lato" w:cs="Times New Roman"/>
          <w:b/>
          <w:bCs/>
          <w:szCs w:val="22"/>
        </w:rPr>
      </w:pPr>
      <w:r w:rsidRPr="00B11AA6">
        <w:rPr>
          <w:rFonts w:ascii="Lato" w:hAnsi="Lato" w:cs="Times New Roman"/>
          <w:b/>
          <w:bCs/>
          <w:szCs w:val="22"/>
        </w:rPr>
        <w:t>Governing Equations</w:t>
      </w:r>
    </w:p>
    <w:p w14:paraId="286AA887" w14:textId="7BBFA69E" w:rsidR="00910DB9" w:rsidRPr="00B11AA6" w:rsidRDefault="00FE510E"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Three coupled conservation equations govern the steady-state system</w:t>
      </w:r>
      <w:r w:rsidR="00684F4E" w:rsidRPr="00B11AA6">
        <w:rPr>
          <w:rFonts w:ascii="Palatino Linotype" w:hAnsi="Palatino Linotype" w:cs="Times New Roman"/>
          <w:sz w:val="22"/>
          <w:szCs w:val="22"/>
        </w:rPr>
        <w:t>, consisting of mass and charge conservation in the electrochemical system.</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1199C45F" w14:textId="77777777">
        <w:tc>
          <w:tcPr>
            <w:tcW w:w="900" w:type="dxa"/>
            <w:vAlign w:val="center"/>
          </w:tcPr>
          <w:p w14:paraId="63D2B423" w14:textId="77777777" w:rsidR="00FE510E" w:rsidRPr="00B11AA6" w:rsidRDefault="00FE510E"/>
        </w:tc>
        <w:tc>
          <w:tcPr>
            <w:tcW w:w="7560" w:type="dxa"/>
            <w:vAlign w:val="center"/>
          </w:tcPr>
          <w:p w14:paraId="25559D73" w14:textId="17D7918B" w:rsidR="00FE510E" w:rsidRPr="00B11AA6" w:rsidRDefault="00716590">
            <w:pPr>
              <w:jc w:val="center"/>
            </w:pPr>
            <m:oMathPara>
              <m:oMathParaPr>
                <m:jc m:val="center"/>
              </m:oMathParaPr>
              <m:oMath>
                <m:f>
                  <m:fPr>
                    <m:ctrlPr>
                      <w:rPr>
                        <w:rFonts w:ascii="Cambria Math" w:hAnsi="Cambria Math"/>
                        <w:sz w:val="22"/>
                        <w:szCs w:val="22"/>
                      </w:rPr>
                    </m:ctrlPr>
                  </m:fPr>
                  <m:num>
                    <m:r>
                      <w:rPr>
                        <w:rFonts w:ascii="Cambria Math" w:hAnsi="Cambria Math"/>
                        <w:sz w:val="22"/>
                        <w:szCs w:val="22"/>
                      </w:rPr>
                      <m:t>d</m:t>
                    </m:r>
                  </m:num>
                  <m:den>
                    <m:r>
                      <w:rPr>
                        <w:rFonts w:ascii="Cambria Math" w:hAnsi="Cambria Math"/>
                        <w:sz w:val="22"/>
                        <w:szCs w:val="22"/>
                      </w:rPr>
                      <m:t>dx</m:t>
                    </m:r>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eff</m:t>
                        </m:r>
                      </m:sub>
                    </m:sSub>
                    <m:f>
                      <m:fPr>
                        <m:ctrlPr>
                          <w:rPr>
                            <w:rFonts w:ascii="Cambria Math" w:hAnsi="Cambria Math"/>
                            <w:sz w:val="22"/>
                            <w:szCs w:val="22"/>
                          </w:rPr>
                        </m:ctrlPr>
                      </m:fPr>
                      <m:num>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num>
                      <m:den>
                        <m:r>
                          <w:rPr>
                            <w:rFonts w:ascii="Cambria Math" w:hAnsi="Cambria Math"/>
                            <w:sz w:val="22"/>
                            <w:szCs w:val="22"/>
                          </w:rPr>
                          <m:t>dx</m:t>
                        </m:r>
                      </m:den>
                    </m:f>
                  </m:e>
                </m:d>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ORR</m:t>
                        </m:r>
                      </m:sub>
                    </m:sSub>
                  </m:num>
                  <m:den>
                    <m:r>
                      <w:rPr>
                        <w:rFonts w:ascii="Cambria Math" w:hAnsi="Cambria Math"/>
                        <w:sz w:val="22"/>
                        <w:szCs w:val="22"/>
                      </w:rPr>
                      <m:t>4</m:t>
                    </m:r>
                    <m:r>
                      <w:rPr>
                        <w:rFonts w:ascii="Cambria Math" w:hAnsi="Cambria Math"/>
                        <w:sz w:val="22"/>
                        <w:szCs w:val="22"/>
                      </w:rPr>
                      <m:t>F</m:t>
                    </m:r>
                  </m:den>
                </m:f>
              </m:oMath>
            </m:oMathPara>
          </w:p>
        </w:tc>
        <w:tc>
          <w:tcPr>
            <w:tcW w:w="900" w:type="dxa"/>
            <w:vAlign w:val="center"/>
          </w:tcPr>
          <w:p w14:paraId="60860C7B" w14:textId="25EF65C8" w:rsidR="00FE510E" w:rsidRPr="00B11AA6" w:rsidRDefault="00FE510E">
            <w:pPr>
              <w:jc w:val="right"/>
            </w:pPr>
            <w:r w:rsidRPr="00B11AA6">
              <w:rPr>
                <w:rFonts w:ascii="Palatino Linotype" w:hAnsi="Palatino Linotype" w:cs="Times New Roman"/>
                <w:sz w:val="22"/>
                <w:szCs w:val="22"/>
              </w:rPr>
              <w:t>(</w:t>
            </w:r>
            <w:bookmarkStart w:id="28" w:name="Eq337"/>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13</w:t>
            </w:r>
            <w:r w:rsidRPr="00B11AA6">
              <w:rPr>
                <w:rFonts w:ascii="Palatino Linotype" w:hAnsi="Palatino Linotype" w:cs="Times New Roman"/>
                <w:sz w:val="22"/>
                <w:szCs w:val="22"/>
              </w:rPr>
              <w:fldChar w:fldCharType="end"/>
            </w:r>
            <w:bookmarkEnd w:id="28"/>
            <w:r w:rsidRPr="00B11AA6">
              <w:rPr>
                <w:rFonts w:ascii="Palatino Linotype" w:hAnsi="Palatino Linotype" w:cs="Times New Roman"/>
                <w:sz w:val="22"/>
                <w:szCs w:val="22"/>
              </w:rPr>
              <w:t>)</w:t>
            </w:r>
          </w:p>
        </w:tc>
      </w:tr>
      <w:tr w:rsidR="00FE510E" w:rsidRPr="00B11AA6" w14:paraId="2D088DC9" w14:textId="77777777">
        <w:tc>
          <w:tcPr>
            <w:tcW w:w="900" w:type="dxa"/>
            <w:vAlign w:val="center"/>
          </w:tcPr>
          <w:p w14:paraId="4E6CC85A" w14:textId="77777777" w:rsidR="00FE510E" w:rsidRPr="00B11AA6" w:rsidRDefault="00FE510E"/>
        </w:tc>
        <w:tc>
          <w:tcPr>
            <w:tcW w:w="7560" w:type="dxa"/>
            <w:vAlign w:val="center"/>
          </w:tcPr>
          <w:p w14:paraId="3E4EFA30" w14:textId="10E9FFB5" w:rsidR="00FE510E" w:rsidRPr="00B11AA6" w:rsidRDefault="00716590">
            <w:pPr>
              <w:jc w:val="center"/>
            </w:pPr>
            <m:oMathPara>
              <m:oMathParaPr>
                <m:jc m:val="center"/>
              </m:oMathParaPr>
              <m:oMath>
                <m:f>
                  <m:fPr>
                    <m:ctrlPr>
                      <w:rPr>
                        <w:rFonts w:ascii="Cambria Math" w:hAnsi="Cambria Math"/>
                        <w:sz w:val="22"/>
                        <w:szCs w:val="22"/>
                      </w:rPr>
                    </m:ctrlPr>
                  </m:fPr>
                  <m:num>
                    <m:r>
                      <w:rPr>
                        <w:rFonts w:ascii="Cambria Math" w:hAnsi="Cambria Math"/>
                        <w:sz w:val="22"/>
                        <w:szCs w:val="22"/>
                      </w:rPr>
                      <m:t>d</m:t>
                    </m:r>
                  </m:num>
                  <m:den>
                    <m:r>
                      <w:rPr>
                        <w:rFonts w:ascii="Cambria Math" w:hAnsi="Cambria Math"/>
                        <w:sz w:val="22"/>
                        <w:szCs w:val="22"/>
                      </w:rPr>
                      <m:t>dx</m:t>
                    </m:r>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κ</m:t>
                        </m:r>
                      </m:e>
                      <m:sub>
                        <m:r>
                          <w:rPr>
                            <w:rFonts w:ascii="Cambria Math" w:hAnsi="Cambria Math"/>
                            <w:sz w:val="22"/>
                            <w:szCs w:val="22"/>
                          </w:rPr>
                          <m:t>eff</m:t>
                        </m:r>
                      </m:sub>
                    </m:sSub>
                    <m:f>
                      <m:fPr>
                        <m:ctrlPr>
                          <w:rPr>
                            <w:rFonts w:ascii="Cambria Math" w:hAnsi="Cambria Math"/>
                            <w:sz w:val="22"/>
                            <w:szCs w:val="22"/>
                          </w:rPr>
                        </m:ctrlPr>
                      </m:fPr>
                      <m:num>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num>
                      <m:den>
                        <m:r>
                          <w:rPr>
                            <w:rFonts w:ascii="Cambria Math" w:hAnsi="Cambria Math"/>
                            <w:sz w:val="22"/>
                            <w:szCs w:val="22"/>
                          </w:rPr>
                          <m:t>dx</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ORR</m:t>
                    </m:r>
                  </m:sub>
                </m:sSub>
              </m:oMath>
            </m:oMathPara>
          </w:p>
        </w:tc>
        <w:tc>
          <w:tcPr>
            <w:tcW w:w="900" w:type="dxa"/>
            <w:vAlign w:val="center"/>
          </w:tcPr>
          <w:p w14:paraId="76E0E6F0" w14:textId="37CB4C6A" w:rsidR="00FE510E" w:rsidRPr="00B11AA6" w:rsidRDefault="00FE510E">
            <w:pPr>
              <w:jc w:val="right"/>
            </w:pPr>
            <w:r w:rsidRPr="00B11AA6">
              <w:rPr>
                <w:rFonts w:ascii="Palatino Linotype" w:hAnsi="Palatino Linotype" w:cs="Times New Roman"/>
                <w:sz w:val="22"/>
                <w:szCs w:val="22"/>
              </w:rPr>
              <w:t>(</w:t>
            </w:r>
            <w:bookmarkStart w:id="29" w:name="Eq338"/>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14</w:t>
            </w:r>
            <w:r w:rsidRPr="00B11AA6">
              <w:rPr>
                <w:rFonts w:ascii="Palatino Linotype" w:hAnsi="Palatino Linotype" w:cs="Times New Roman"/>
                <w:sz w:val="22"/>
                <w:szCs w:val="22"/>
              </w:rPr>
              <w:fldChar w:fldCharType="end"/>
            </w:r>
            <w:bookmarkEnd w:id="29"/>
            <w:r w:rsidRPr="00B11AA6">
              <w:rPr>
                <w:rFonts w:ascii="Palatino Linotype" w:hAnsi="Palatino Linotype" w:cs="Times New Roman"/>
                <w:sz w:val="22"/>
                <w:szCs w:val="22"/>
              </w:rPr>
              <w:t>)</w:t>
            </w:r>
          </w:p>
        </w:tc>
      </w:tr>
      <w:tr w:rsidR="00FE510E" w:rsidRPr="00B11AA6" w14:paraId="4287BE42" w14:textId="77777777">
        <w:tc>
          <w:tcPr>
            <w:tcW w:w="900" w:type="dxa"/>
            <w:vAlign w:val="center"/>
          </w:tcPr>
          <w:p w14:paraId="156724C3" w14:textId="77777777" w:rsidR="00FE510E" w:rsidRPr="00B11AA6" w:rsidRDefault="00FE510E"/>
        </w:tc>
        <w:tc>
          <w:tcPr>
            <w:tcW w:w="7560" w:type="dxa"/>
            <w:vAlign w:val="center"/>
          </w:tcPr>
          <w:p w14:paraId="30FA1B4B" w14:textId="525E3613" w:rsidR="00FE510E" w:rsidRPr="00B11AA6" w:rsidRDefault="00716590">
            <w:pPr>
              <w:jc w:val="center"/>
            </w:pPr>
            <m:oMathPara>
              <m:oMathParaPr>
                <m:jc m:val="center"/>
              </m:oMathParaPr>
              <m:oMath>
                <m:f>
                  <m:fPr>
                    <m:ctrlPr>
                      <w:rPr>
                        <w:rFonts w:ascii="Cambria Math" w:hAnsi="Cambria Math"/>
                        <w:sz w:val="22"/>
                        <w:szCs w:val="22"/>
                      </w:rPr>
                    </m:ctrlPr>
                  </m:fPr>
                  <m:num>
                    <m:r>
                      <w:rPr>
                        <w:rFonts w:ascii="Cambria Math" w:hAnsi="Cambria Math"/>
                        <w:sz w:val="22"/>
                        <w:szCs w:val="22"/>
                      </w:rPr>
                      <m:t>d</m:t>
                    </m:r>
                  </m:num>
                  <m:den>
                    <m:r>
                      <w:rPr>
                        <w:rFonts w:ascii="Cambria Math" w:hAnsi="Cambria Math"/>
                        <w:sz w:val="22"/>
                        <w:szCs w:val="22"/>
                      </w:rPr>
                      <m:t>dx</m:t>
                    </m:r>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eff</m:t>
                        </m:r>
                      </m:sub>
                    </m:sSub>
                    <m:f>
                      <m:fPr>
                        <m:ctrlPr>
                          <w:rPr>
                            <w:rFonts w:ascii="Cambria Math" w:hAnsi="Cambria Math"/>
                            <w:sz w:val="22"/>
                            <w:szCs w:val="22"/>
                          </w:rPr>
                        </m:ctrlPr>
                      </m:fPr>
                      <m:num>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num>
                      <m:den>
                        <m:r>
                          <w:rPr>
                            <w:rFonts w:ascii="Cambria Math" w:hAnsi="Cambria Math"/>
                            <w:sz w:val="22"/>
                            <w:szCs w:val="22"/>
                          </w:rPr>
                          <m:t>dx</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ORR</m:t>
                    </m:r>
                  </m:sub>
                </m:sSub>
              </m:oMath>
            </m:oMathPara>
          </w:p>
        </w:tc>
        <w:tc>
          <w:tcPr>
            <w:tcW w:w="900" w:type="dxa"/>
            <w:vAlign w:val="center"/>
          </w:tcPr>
          <w:p w14:paraId="05F5D20C" w14:textId="71AF2A1D" w:rsidR="00FE510E" w:rsidRPr="00B11AA6" w:rsidRDefault="00FE510E">
            <w:pPr>
              <w:jc w:val="right"/>
            </w:pPr>
            <w:r w:rsidRPr="00B11AA6">
              <w:rPr>
                <w:rFonts w:ascii="Palatino Linotype" w:hAnsi="Palatino Linotype" w:cs="Times New Roman"/>
                <w:sz w:val="22"/>
                <w:szCs w:val="22"/>
              </w:rPr>
              <w:t>(</w:t>
            </w:r>
            <w:bookmarkStart w:id="30" w:name="Eq345"/>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15</w:t>
            </w:r>
            <w:r w:rsidRPr="00B11AA6">
              <w:rPr>
                <w:rFonts w:ascii="Palatino Linotype" w:hAnsi="Palatino Linotype" w:cs="Times New Roman"/>
                <w:sz w:val="22"/>
                <w:szCs w:val="22"/>
              </w:rPr>
              <w:fldChar w:fldCharType="end"/>
            </w:r>
            <w:bookmarkEnd w:id="30"/>
            <w:r w:rsidRPr="00B11AA6">
              <w:rPr>
                <w:rFonts w:ascii="Palatino Linotype" w:hAnsi="Palatino Linotype" w:cs="Times New Roman"/>
                <w:sz w:val="22"/>
                <w:szCs w:val="22"/>
              </w:rPr>
              <w:t>)</w:t>
            </w:r>
          </w:p>
        </w:tc>
      </w:tr>
    </w:tbl>
    <w:p w14:paraId="5B0A0DDC" w14:textId="08FFC27B" w:rsidR="00116E24" w:rsidRDefault="000E4D5A" w:rsidP="00910DB9">
      <w:pPr>
        <w:jc w:val="both"/>
        <w:rPr>
          <w:rFonts w:ascii="Palatino Linotype" w:hAnsi="Palatino Linotype" w:cs="Times New Roman"/>
          <w:sz w:val="22"/>
          <w:szCs w:val="22"/>
        </w:rPr>
      </w:pPr>
      <w:r>
        <w:rPr>
          <w:rFonts w:ascii="Palatino Linotype" w:hAnsi="Palatino Linotype" w:cs="Times New Roman"/>
          <w:sz w:val="22"/>
          <w:szCs w:val="22"/>
        </w:rPr>
        <w:t xml:space="preserve">Adding </w:t>
      </w:r>
      <w:r w:rsidR="00413CE4">
        <w:rPr>
          <w:rFonts w:ascii="Palatino Linotype" w:hAnsi="Palatino Linotype" w:cs="Times New Roman"/>
          <w:sz w:val="22"/>
          <w:szCs w:val="22"/>
        </w:rPr>
        <w:t xml:space="preserve">(14) and (15) </w:t>
      </w:r>
      <w:r w:rsidR="00564DB7">
        <w:rPr>
          <w:rFonts w:ascii="Palatino Linotype" w:hAnsi="Palatino Linotype" w:cs="Times New Roman"/>
          <w:sz w:val="22"/>
          <w:szCs w:val="22"/>
        </w:rPr>
        <w:t>gives</w:t>
      </w:r>
      <w:r w:rsidR="00FE510E" w:rsidRPr="00B11AA6">
        <w:rPr>
          <w:rFonts w:ascii="Palatino Linotype" w:hAnsi="Palatino Linotype" w:cs="Times New Roman"/>
          <w:sz w:val="22"/>
          <w:szCs w:val="22"/>
        </w:rPr>
        <w:t xml:space="preserve"> </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5F5C18" w:rsidRPr="00B11AA6" w14:paraId="0A2DF763" w14:textId="77777777" w:rsidTr="003B1AA0">
        <w:tc>
          <w:tcPr>
            <w:tcW w:w="900" w:type="dxa"/>
            <w:vAlign w:val="center"/>
          </w:tcPr>
          <w:p w14:paraId="04EBF2E3" w14:textId="77777777" w:rsidR="005F5C18" w:rsidRPr="00B11AA6" w:rsidRDefault="005F5C18" w:rsidP="003B1AA0"/>
        </w:tc>
        <w:tc>
          <w:tcPr>
            <w:tcW w:w="7560" w:type="dxa"/>
            <w:vAlign w:val="center"/>
          </w:tcPr>
          <w:p w14:paraId="6AD1B44C" w14:textId="2901EAFF" w:rsidR="005F5C18" w:rsidRPr="00B11AA6" w:rsidRDefault="00716590" w:rsidP="003B1AA0">
            <w:pPr>
              <w:jc w:val="center"/>
            </w:pPr>
            <m:oMathPara>
              <m:oMathParaPr>
                <m:jc m:val="center"/>
              </m:oMathParaPr>
              <m:oMath>
                <m:f>
                  <m:fPr>
                    <m:ctrlPr>
                      <w:rPr>
                        <w:rFonts w:ascii="Cambria Math" w:hAnsi="Cambria Math" w:cs="Times New Roman"/>
                        <w:i/>
                        <w:sz w:val="22"/>
                        <w:szCs w:val="22"/>
                      </w:rPr>
                    </m:ctrlPr>
                  </m:fPr>
                  <m:num>
                    <m:r>
                      <w:rPr>
                        <w:rFonts w:ascii="Cambria Math" w:hAnsi="Cambria Math" w:cs="Times New Roman"/>
                        <w:sz w:val="22"/>
                        <w:szCs w:val="22"/>
                      </w:rPr>
                      <m:t>d</m:t>
                    </m:r>
                  </m:num>
                  <m:den>
                    <m:r>
                      <w:rPr>
                        <w:rFonts w:ascii="Cambria Math" w:hAnsi="Cambria Math" w:cs="Times New Roman"/>
                        <w:sz w:val="22"/>
                        <w:szCs w:val="22"/>
                      </w:rPr>
                      <m:t>dx</m:t>
                    </m:r>
                  </m:den>
                </m:f>
                <m:d>
                  <m:dPr>
                    <m:ctrlPr>
                      <w:rPr>
                        <w:rFonts w:ascii="Cambria Math" w:hAnsi="Cambria Math" w:cs="Times New Roman"/>
                        <w:i/>
                        <w:sz w:val="22"/>
                        <w:szCs w:val="22"/>
                      </w:rPr>
                    </m:ctrlPr>
                  </m:dPr>
                  <m:e>
                    <m:sSub>
                      <m:sSubPr>
                        <m:ctrlPr>
                          <w:rPr>
                            <w:rFonts w:ascii="Cambria Math" w:hAnsi="Cambria Math" w:cs="Times New Roman"/>
                            <w:b/>
                            <w:bCs/>
                            <w:i/>
                            <w:sz w:val="22"/>
                            <w:szCs w:val="22"/>
                          </w:rPr>
                        </m:ctrlPr>
                      </m:sSubPr>
                      <m:e>
                        <m:r>
                          <m:rPr>
                            <m:sty m:val="bi"/>
                          </m:rPr>
                          <w:rPr>
                            <w:rFonts w:ascii="Cambria Math" w:hAnsi="Cambria Math" w:cs="Times New Roman"/>
                            <w:sz w:val="22"/>
                            <w:szCs w:val="22"/>
                          </w:rPr>
                          <m:t>i</m:t>
                        </m:r>
                      </m:e>
                      <m:sub>
                        <m:r>
                          <w:rPr>
                            <w:rFonts w:ascii="Cambria Math" w:hAnsi="Cambria Math" w:cs="Times New Roman"/>
                            <w:sz w:val="22"/>
                            <w:szCs w:val="22"/>
                          </w:rPr>
                          <m:t>L</m:t>
                        </m:r>
                      </m:sub>
                    </m:sSub>
                    <m:r>
                      <w:rPr>
                        <w:rFonts w:ascii="Cambria Math" w:hAnsi="Cambria Math" w:cs="Times New Roman"/>
                        <w:sz w:val="22"/>
                        <w:szCs w:val="22"/>
                      </w:rPr>
                      <m:t>+</m:t>
                    </m:r>
                    <m:sSub>
                      <m:sSubPr>
                        <m:ctrlPr>
                          <w:rPr>
                            <w:rFonts w:ascii="Cambria Math" w:hAnsi="Cambria Math" w:cs="Times New Roman"/>
                            <w:b/>
                            <w:bCs/>
                            <w:i/>
                            <w:sz w:val="22"/>
                            <w:szCs w:val="22"/>
                          </w:rPr>
                        </m:ctrlPr>
                      </m:sSubPr>
                      <m:e>
                        <m:r>
                          <m:rPr>
                            <m:sty m:val="bi"/>
                          </m:rPr>
                          <w:rPr>
                            <w:rFonts w:ascii="Cambria Math" w:hAnsi="Cambria Math" w:cs="Times New Roman"/>
                            <w:sz w:val="22"/>
                            <w:szCs w:val="22"/>
                          </w:rPr>
                          <m:t>i</m:t>
                        </m:r>
                      </m:e>
                      <m:sub>
                        <m:r>
                          <w:rPr>
                            <w:rFonts w:ascii="Cambria Math" w:hAnsi="Cambria Math" w:cs="Times New Roman"/>
                            <w:sz w:val="22"/>
                            <w:szCs w:val="22"/>
                          </w:rPr>
                          <m:t>S</m:t>
                        </m:r>
                      </m:sub>
                    </m:sSub>
                  </m:e>
                </m:d>
                <m:r>
                  <w:rPr>
                    <w:rFonts w:ascii="Cambria Math" w:hAnsi="Cambria Math" w:cs="Times New Roman"/>
                    <w:sz w:val="22"/>
                    <w:szCs w:val="22"/>
                  </w:rPr>
                  <m:t>=0</m:t>
                </m:r>
              </m:oMath>
            </m:oMathPara>
          </w:p>
        </w:tc>
        <w:tc>
          <w:tcPr>
            <w:tcW w:w="900" w:type="dxa"/>
            <w:vAlign w:val="center"/>
          </w:tcPr>
          <w:p w14:paraId="09FEAC8B" w14:textId="6E0F89AF" w:rsidR="005F5C18" w:rsidRPr="00B11AA6" w:rsidRDefault="005F5C18" w:rsidP="003B1AA0">
            <w:pPr>
              <w:jc w:val="right"/>
            </w:pPr>
            <w:r w:rsidRPr="00B11AA6">
              <w:rPr>
                <w:rFonts w:ascii="Palatino Linotype" w:hAnsi="Palatino Linotype" w:cs="Times New Roman"/>
                <w:sz w:val="22"/>
                <w:szCs w:val="22"/>
              </w:rPr>
              <w:t>(</w:t>
            </w:r>
            <w:r>
              <w:rPr>
                <w:rFonts w:ascii="Palatino Linotype" w:hAnsi="Palatino Linotype" w:cs="Times New Roman"/>
                <w:sz w:val="22"/>
                <w:szCs w:val="22"/>
              </w:rPr>
              <w:t>16</w:t>
            </w:r>
            <w:r w:rsidRPr="00B11AA6">
              <w:rPr>
                <w:rFonts w:ascii="Palatino Linotype" w:hAnsi="Palatino Linotype" w:cs="Times New Roman"/>
                <w:sz w:val="22"/>
                <w:szCs w:val="22"/>
              </w:rPr>
              <w:t>)</w:t>
            </w:r>
          </w:p>
        </w:tc>
      </w:tr>
    </w:tbl>
    <w:p w14:paraId="2C14C132" w14:textId="1937B3F7" w:rsidR="00910DB9" w:rsidRPr="00B11AA6" w:rsidRDefault="0061096E" w:rsidP="00910DB9">
      <w:pPr>
        <w:jc w:val="both"/>
        <w:rPr>
          <w:rFonts w:ascii="Palatino Linotype" w:hAnsi="Palatino Linotype" w:cs="Times New Roman"/>
          <w:sz w:val="22"/>
          <w:szCs w:val="22"/>
        </w:rPr>
      </w:pPr>
      <w:r>
        <w:rPr>
          <w:rFonts w:ascii="Palatino Linotype" w:hAnsi="Palatino Linotype" w:cs="Times New Roman"/>
          <w:sz w:val="22"/>
          <w:szCs w:val="22"/>
        </w:rPr>
        <w:t>w</w:t>
      </w:r>
      <w:r w:rsidR="00116E24">
        <w:rPr>
          <w:rFonts w:ascii="Palatino Linotype" w:hAnsi="Palatino Linotype" w:cs="Times New Roman"/>
          <w:sz w:val="22"/>
          <w:szCs w:val="22"/>
        </w:rPr>
        <w:t>hich</w:t>
      </w:r>
      <w:r w:rsidR="00003B4E">
        <w:rPr>
          <w:rFonts w:ascii="Palatino Linotype" w:hAnsi="Palatino Linotype" w:cs="Times New Roman"/>
          <w:sz w:val="22"/>
          <w:szCs w:val="22"/>
        </w:rPr>
        <w:t xml:space="preserve"> enforces charge conservation.</w:t>
      </w:r>
      <w:r w:rsidR="00116E24">
        <w:rPr>
          <w:rFonts w:ascii="Palatino Linotype" w:hAnsi="Palatino Linotype" w:cs="Times New Roman"/>
          <w:sz w:val="22"/>
          <w:szCs w:val="22"/>
        </w:rPr>
        <w:t xml:space="preserve"> </w:t>
      </w:r>
      <w:r w:rsidR="00FE510E" w:rsidRPr="00B11AA6">
        <w:rPr>
          <w:rFonts w:ascii="Palatino Linotype" w:hAnsi="Palatino Linotype" w:cs="Times New Roman"/>
          <w:sz w:val="22"/>
          <w:szCs w:val="22"/>
        </w:rPr>
        <w:t xml:space="preserve">The coupling term </w:t>
      </w:r>
      <w:r w:rsidR="00225814" w:rsidRPr="00B11AA6">
        <w:rPr>
          <w:rFonts w:ascii="Palatino Linotype" w:hAnsi="Palatino Linotype" w:cs="Times New Roman"/>
          <w:sz w:val="22"/>
          <w:szCs w:val="22"/>
        </w:rPr>
        <w:t>(</w:t>
      </w:r>
      <w:r w:rsidR="00FE510E" w:rsidRPr="00B11AA6">
        <w:rPr>
          <w:rFonts w:ascii="Palatino Linotype" w:hAnsi="Palatino Linotype" w:cs="Times New Roman"/>
          <w:sz w:val="22"/>
          <w:szCs w:val="22"/>
        </w:rPr>
        <w:t>present in all three equations</w:t>
      </w:r>
      <w:r w:rsidR="00225814" w:rsidRPr="00B11AA6">
        <w:rPr>
          <w:rFonts w:ascii="Palatino Linotype" w:hAnsi="Palatino Linotype" w:cs="Times New Roman"/>
          <w:sz w:val="22"/>
          <w:szCs w:val="22"/>
        </w:rPr>
        <w:t>)</w:t>
      </w:r>
      <w:r w:rsidR="00FE510E" w:rsidRPr="00B11AA6">
        <w:rPr>
          <w:rFonts w:ascii="Palatino Linotype" w:hAnsi="Palatino Linotype" w:cs="Times New Roman"/>
          <w:sz w:val="22"/>
          <w:szCs w:val="22"/>
        </w:rPr>
        <w:t xml:space="preserve"> is the </w:t>
      </w:r>
      <w:r w:rsidR="00FE510E" w:rsidRPr="00B11AA6">
        <w:rPr>
          <w:rFonts w:ascii="Palatino Linotype" w:hAnsi="Palatino Linotype" w:cs="Times New Roman"/>
          <w:b/>
          <w:bCs/>
          <w:sz w:val="22"/>
          <w:szCs w:val="22"/>
        </w:rPr>
        <w:t>volumetric ORR current density</w:t>
      </w:r>
      <w:r w:rsidR="00FE510E" w:rsidRPr="00B11AA6">
        <w:rPr>
          <w:rFonts w:ascii="Palatino Linotype" w:hAnsi="Palatino Linotype" w:cs="Times New Roman"/>
          <w:sz w:val="22"/>
          <w:szCs w:val="22"/>
        </w:rPr>
        <w:t xml:space="preserve">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ORR</m:t>
            </m:r>
          </m:sub>
        </m:sSub>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A</m:t>
                </m:r>
              </m:num>
              <m:den>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3</m:t>
                    </m:r>
                  </m:sup>
                </m:sSup>
                <m:r>
                  <m:rPr>
                    <m:sty m:val="p"/>
                  </m:rPr>
                  <w:rPr>
                    <w:rFonts w:ascii="Cambria Math" w:hAnsi="Cambria Math"/>
                    <w:sz w:val="22"/>
                    <w:szCs w:val="22"/>
                  </w:rPr>
                  <m:t>of CL</m:t>
                </m:r>
              </m:den>
            </m:f>
          </m:e>
        </m:d>
      </m:oMath>
      <w:r w:rsidR="00FE510E" w:rsidRPr="00B11AA6">
        <w:rPr>
          <w:rFonts w:ascii="Palatino Linotype" w:hAnsi="Palatino Linotype" w:cs="Times New Roman"/>
          <w:sz w:val="22"/>
          <w:szCs w:val="22"/>
        </w:rPr>
        <w:t>, given by</w:t>
      </w:r>
      <w:r w:rsidR="003F2DE4" w:rsidRPr="00B11AA6">
        <w:rPr>
          <w:rFonts w:ascii="Palatino Linotype" w:hAnsi="Palatino Linotype" w:cs="Times New Roman"/>
          <w:sz w:val="22"/>
          <w:szCs w:val="22"/>
        </w:rPr>
        <w:t xml:space="preserve"> concentration-dependent</w:t>
      </w:r>
      <w:r w:rsidR="00FE510E" w:rsidRPr="00B11AA6">
        <w:rPr>
          <w:rFonts w:ascii="Palatino Linotype" w:hAnsi="Palatino Linotype" w:cs="Times New Roman"/>
          <w:sz w:val="22"/>
          <w:szCs w:val="22"/>
        </w:rPr>
        <w:t xml:space="preserve"> Tafel kinetics:</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5C3DABF2" w14:textId="77777777">
        <w:tc>
          <w:tcPr>
            <w:tcW w:w="900" w:type="dxa"/>
            <w:vAlign w:val="center"/>
          </w:tcPr>
          <w:p w14:paraId="3A7AC65F" w14:textId="77777777" w:rsidR="00FE510E" w:rsidRPr="00B11AA6" w:rsidRDefault="00FE510E"/>
        </w:tc>
        <w:tc>
          <w:tcPr>
            <w:tcW w:w="7560" w:type="dxa"/>
            <w:vAlign w:val="center"/>
          </w:tcPr>
          <w:p w14:paraId="1318EB67" w14:textId="3509FDE5" w:rsidR="00FE510E" w:rsidRPr="00B11AA6" w:rsidRDefault="00716590">
            <w:pPr>
              <w:jc w:val="center"/>
            </w:pPr>
            <m:oMathPara>
              <m:oMathParaPr>
                <m:jc m:val="center"/>
              </m:oMathPara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ORR</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L</m:t>
                        </m:r>
                      </m:sub>
                    </m:sSub>
                  </m:num>
                  <m:den>
                    <m:r>
                      <w:rPr>
                        <w:rFonts w:ascii="Cambria Math" w:hAnsi="Cambria Math"/>
                        <w:sz w:val="22"/>
                        <w:szCs w:val="22"/>
                      </w:rPr>
                      <m:t>dx</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s</m:t>
                        </m:r>
                      </m:sub>
                    </m:sSub>
                  </m:num>
                  <m:den>
                    <m:r>
                      <w:rPr>
                        <w:rFonts w:ascii="Cambria Math" w:hAnsi="Cambria Math"/>
                        <w:sz w:val="22"/>
                        <w:szCs w:val="22"/>
                      </w:rPr>
                      <m:t>dx</m:t>
                    </m:r>
                  </m:den>
                </m:f>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v</m:t>
                    </m:r>
                  </m:sub>
                </m:sSub>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0</m:t>
                    </m:r>
                  </m:sub>
                </m:sSub>
                <m:sSup>
                  <m:sSupPr>
                    <m:ctrlPr>
                      <w:rPr>
                        <w:rFonts w:ascii="Cambria Math" w:hAnsi="Cambria Math"/>
                        <w:sz w:val="22"/>
                        <w:szCs w:val="22"/>
                      </w:rPr>
                    </m:ctrlPr>
                  </m:sSupPr>
                  <m:e>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num>
                          <m:den>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ref</m:t>
                                </m:r>
                              </m:sub>
                            </m:sSub>
                          </m:den>
                        </m:f>
                      </m:e>
                    </m:d>
                  </m:e>
                  <m:sup>
                    <m:r>
                      <w:rPr>
                        <w:rFonts w:ascii="Cambria Math" w:hAnsi="Cambria Math"/>
                        <w:sz w:val="22"/>
                        <w:szCs w:val="22"/>
                      </w:rPr>
                      <m:t>γ</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c</m:t>
                                </m:r>
                              </m:sub>
                            </m:sSub>
                            <m:r>
                              <w:rPr>
                                <w:rFonts w:ascii="Cambria Math" w:hAnsi="Cambria Math"/>
                                <w:sz w:val="22"/>
                                <w:szCs w:val="22"/>
                              </w:rPr>
                              <m:t>Fη</m:t>
                            </m:r>
                          </m:num>
                          <m:den>
                            <m:r>
                              <w:rPr>
                                <w:rFonts w:ascii="Cambria Math" w:hAnsi="Cambria Math"/>
                                <w:sz w:val="22"/>
                                <w:szCs w:val="22"/>
                              </w:rPr>
                              <m:t>RT</m:t>
                            </m:r>
                          </m:den>
                        </m:f>
                      </m:e>
                    </m:d>
                  </m:e>
                </m:func>
              </m:oMath>
            </m:oMathPara>
          </w:p>
        </w:tc>
        <w:tc>
          <w:tcPr>
            <w:tcW w:w="900" w:type="dxa"/>
            <w:vAlign w:val="center"/>
          </w:tcPr>
          <w:p w14:paraId="3E0B8D6F" w14:textId="0EDF7A11" w:rsidR="00FE510E" w:rsidRPr="00B11AA6" w:rsidRDefault="00FE510E">
            <w:pPr>
              <w:jc w:val="right"/>
            </w:pPr>
            <w:r w:rsidRPr="00B11AA6">
              <w:rPr>
                <w:rFonts w:ascii="Palatino Linotype" w:hAnsi="Palatino Linotype" w:cs="Times New Roman"/>
                <w:sz w:val="22"/>
                <w:szCs w:val="22"/>
              </w:rPr>
              <w:t>(</w:t>
            </w:r>
            <w:r w:rsidR="00003B4E">
              <w:rPr>
                <w:rFonts w:ascii="Palatino Linotype" w:hAnsi="Palatino Linotype" w:cs="Times New Roman"/>
                <w:sz w:val="22"/>
                <w:szCs w:val="22"/>
              </w:rPr>
              <w:t>17</w:t>
            </w:r>
            <w:r w:rsidRPr="00B11AA6">
              <w:rPr>
                <w:rFonts w:ascii="Palatino Linotype" w:hAnsi="Palatino Linotype" w:cs="Times New Roman"/>
                <w:sz w:val="22"/>
                <w:szCs w:val="22"/>
              </w:rPr>
              <w:t>)</w:t>
            </w:r>
          </w:p>
        </w:tc>
      </w:tr>
    </w:tbl>
    <w:p w14:paraId="617239C1" w14:textId="20D2F138"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where </w:t>
      </w:r>
      <m:oMath>
        <m:r>
          <w:rPr>
            <w:rFonts w:ascii="Cambria Math" w:hAnsi="Cambria Math"/>
            <w:sz w:val="22"/>
            <w:szCs w:val="22"/>
          </w:rPr>
          <m:t>η=(</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U</m:t>
            </m:r>
          </m:e>
          <m:sub>
            <m:r>
              <w:rPr>
                <w:rFonts w:ascii="Cambria Math" w:hAnsi="Cambria Math"/>
                <w:sz w:val="22"/>
                <w:szCs w:val="22"/>
              </w:rPr>
              <m:t>eq</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r>
          <w:rPr>
            <w:rFonts w:ascii="Cambria Math" w:hAnsi="Cambria Math"/>
            <w:sz w:val="22"/>
            <w:szCs w:val="22"/>
          </w:rPr>
          <m:t>)</m:t>
        </m:r>
      </m:oMath>
      <w:r w:rsidRPr="00B11AA6">
        <w:rPr>
          <w:rFonts w:ascii="Palatino Linotype" w:hAnsi="Palatino Linotype" w:cs="Times New Roman"/>
          <w:sz w:val="22"/>
          <w:szCs w:val="22"/>
        </w:rPr>
        <w:t xml:space="preserve"> is the local kinetic overpotential and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v</m:t>
            </m:r>
          </m:sub>
        </m:sSub>
        <m:r>
          <w:rPr>
            <w:rFonts w:ascii="Cambria Math" w:hAnsi="Cambria Math"/>
            <w:sz w:val="22"/>
            <w:szCs w:val="22"/>
          </w:rPr>
          <m:t>=2×</m:t>
        </m:r>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7</m:t>
            </m:r>
          </m:sup>
        </m:sSup>
        <m:r>
          <w:rPr>
            <w:rFonts w:ascii="Cambria Math" w:hAnsi="Cambria Math"/>
            <w:sz w:val="22"/>
            <w:szCs w:val="22"/>
          </w:rPr>
          <m:t> </m:t>
        </m:r>
        <m:sSup>
          <m:sSupPr>
            <m:ctrlPr>
              <w:rPr>
                <w:rFonts w:ascii="Cambria Math" w:hAnsi="Cambria Math"/>
                <w:sz w:val="22"/>
                <w:szCs w:val="22"/>
              </w:rPr>
            </m:ctrlPr>
          </m:sSupPr>
          <m:e>
            <m:r>
              <m:rPr>
                <m:sty m:val="p"/>
              </m:rPr>
              <w:rPr>
                <w:rFonts w:ascii="Cambria Math" w:hAnsi="Cambria Math"/>
                <w:sz w:val="22"/>
                <w:szCs w:val="22"/>
              </w:rPr>
              <m:t>m</m:t>
            </m:r>
          </m:e>
          <m:sup>
            <m:r>
              <w:rPr>
                <w:rFonts w:ascii="Cambria Math" w:hAnsi="Cambria Math"/>
                <w:sz w:val="22"/>
                <w:szCs w:val="22"/>
              </w:rPr>
              <m:t>-1</m:t>
            </m:r>
          </m:sup>
        </m:sSup>
      </m:oMath>
      <w:r w:rsidRPr="00B11AA6">
        <w:rPr>
          <w:rFonts w:ascii="Palatino Linotype" w:hAnsi="Palatino Linotype" w:cs="Times New Roman"/>
          <w:sz w:val="22"/>
          <w:szCs w:val="22"/>
        </w:rPr>
        <w:t xml:space="preserve"> is the volumetric Pt surface area. </w:t>
      </w:r>
      <w:r w:rsidR="00601F02">
        <w:rPr>
          <w:rFonts w:ascii="Palatino Linotype" w:hAnsi="Palatino Linotype" w:cs="Times New Roman"/>
          <w:sz w:val="22"/>
          <w:szCs w:val="22"/>
        </w:rPr>
        <w:t>Equation 1</w:t>
      </w:r>
      <w:r w:rsidR="004F4CC7">
        <w:rPr>
          <w:rFonts w:ascii="Palatino Linotype" w:hAnsi="Palatino Linotype" w:cs="Times New Roman"/>
          <w:sz w:val="22"/>
          <w:szCs w:val="22"/>
        </w:rPr>
        <w:t>7</w:t>
      </w:r>
      <w:r w:rsidR="00601F02">
        <w:rPr>
          <w:rFonts w:ascii="Palatino Linotype" w:hAnsi="Palatino Linotype" w:cs="Times New Roman"/>
          <w:sz w:val="22"/>
          <w:szCs w:val="22"/>
        </w:rPr>
        <w:t xml:space="preserve"> </w:t>
      </w:r>
      <w:r w:rsidR="00B5134A">
        <w:rPr>
          <w:rFonts w:ascii="Palatino Linotype" w:hAnsi="Palatino Linotype" w:cs="Times New Roman"/>
          <w:sz w:val="22"/>
          <w:szCs w:val="22"/>
        </w:rPr>
        <w:t xml:space="preserve">represents </w:t>
      </w:r>
      <w:r w:rsidRPr="00B11AA6">
        <w:rPr>
          <w:rFonts w:ascii="Palatino Linotype" w:hAnsi="Palatino Linotype" w:cs="Times New Roman"/>
          <w:sz w:val="22"/>
          <w:szCs w:val="22"/>
        </w:rPr>
        <w:t>the Tafel limit of Butler-Volmer kinetics</w:t>
      </w:r>
      <w:r w:rsidR="00B5134A">
        <w:rPr>
          <w:rFonts w:ascii="Palatino Linotype" w:hAnsi="Palatino Linotype" w:cs="Times New Roman"/>
          <w:sz w:val="22"/>
          <w:szCs w:val="22"/>
        </w:rPr>
        <w:t xml:space="preserve"> and is</w:t>
      </w:r>
      <w:r w:rsidRPr="00B11AA6">
        <w:rPr>
          <w:rFonts w:ascii="Palatino Linotype" w:hAnsi="Palatino Linotype" w:cs="Times New Roman"/>
          <w:sz w:val="22"/>
          <w:szCs w:val="22"/>
        </w:rPr>
        <w:t xml:space="preserve"> valid when the cathodic overpotential is large enough that the anodic </w:t>
      </w:r>
      <w:r w:rsidR="00EB046E">
        <w:rPr>
          <w:rFonts w:ascii="Palatino Linotype" w:hAnsi="Palatino Linotype" w:cs="Times New Roman"/>
          <w:sz w:val="22"/>
          <w:szCs w:val="22"/>
        </w:rPr>
        <w:t>current</w:t>
      </w:r>
      <w:r w:rsidR="00EB046E"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is negligible. In code: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60"/>
      </w:tblGrid>
      <w:tr w:rsidR="00866A0F" w:rsidRPr="00B11AA6" w14:paraId="1BB30461" w14:textId="77777777" w:rsidTr="00437E14">
        <w:trPr>
          <w:jc w:val="center"/>
        </w:trPr>
        <w:tc>
          <w:tcPr>
            <w:tcW w:w="9360" w:type="dxa"/>
            <w:shd w:val="clear" w:color="F8F8F8" w:fill="F8F8F8"/>
          </w:tcPr>
          <w:p w14:paraId="5DC28D48" w14:textId="77777777" w:rsidR="00866A0F" w:rsidRPr="00437E14" w:rsidRDefault="00866A0F" w:rsidP="00866A0F">
            <w:pPr>
              <w:jc w:val="both"/>
              <w:rPr>
                <w:rFonts w:ascii="Consolas" w:hAnsi="Consolas"/>
                <w:i/>
                <w:color w:val="445588"/>
                <w:sz w:val="19"/>
              </w:rPr>
            </w:pPr>
            <w:r w:rsidRPr="00437E14">
              <w:rPr>
                <w:rFonts w:ascii="Consolas" w:hAnsi="Consolas"/>
                <w:i/>
                <w:color w:val="445588"/>
                <w:sz w:val="19"/>
              </w:rPr>
              <w:t># kinetics.py</w:t>
            </w:r>
          </w:p>
          <w:p w14:paraId="0BB2F3ED" w14:textId="77777777" w:rsidR="00866A0F" w:rsidRPr="00437E14" w:rsidRDefault="00866A0F" w:rsidP="00866A0F">
            <w:pPr>
              <w:jc w:val="both"/>
              <w:rPr>
                <w:rFonts w:ascii="Consolas" w:hAnsi="Consolas"/>
                <w:color w:val="111111"/>
                <w:sz w:val="19"/>
              </w:rPr>
            </w:pPr>
            <w:r w:rsidRPr="00437E14">
              <w:rPr>
                <w:rFonts w:ascii="Consolas" w:hAnsi="Consolas"/>
                <w:b/>
                <w:color w:val="000000"/>
                <w:sz w:val="19"/>
              </w:rPr>
              <w:t>def</w:t>
            </w:r>
            <w:r w:rsidRPr="00437E14">
              <w:rPr>
                <w:rFonts w:ascii="Consolas" w:hAnsi="Consolas"/>
                <w:color w:val="111111"/>
                <w:sz w:val="19"/>
              </w:rPr>
              <w:t xml:space="preserve"> </w:t>
            </w:r>
            <w:r w:rsidRPr="00437E14">
              <w:rPr>
                <w:rFonts w:ascii="Consolas" w:hAnsi="Consolas"/>
                <w:b/>
                <w:color w:val="000000"/>
                <w:sz w:val="19"/>
              </w:rPr>
              <w:t>R_ORR</w:t>
            </w:r>
            <w:r w:rsidRPr="00437E14">
              <w:rPr>
                <w:rFonts w:ascii="Consolas" w:hAnsi="Consolas"/>
                <w:color w:val="111111"/>
                <w:sz w:val="19"/>
              </w:rPr>
              <w:t>(ln_cO2, phi_s, phi_L, p):</w:t>
            </w:r>
          </w:p>
          <w:p w14:paraId="6B448CBC" w14:textId="77777777" w:rsidR="00866A0F" w:rsidRPr="00437E14" w:rsidRDefault="00866A0F" w:rsidP="00866A0F">
            <w:pPr>
              <w:jc w:val="both"/>
              <w:rPr>
                <w:rFonts w:ascii="Consolas" w:hAnsi="Consolas"/>
                <w:sz w:val="19"/>
                <w:lang w:val="pl-PL"/>
              </w:rPr>
            </w:pPr>
            <w:r w:rsidRPr="00437E14">
              <w:rPr>
                <w:rFonts w:ascii="Consolas" w:hAnsi="Consolas"/>
                <w:color w:val="111111"/>
                <w:sz w:val="19"/>
              </w:rPr>
              <w:t xml:space="preserve">    </w:t>
            </w:r>
            <w:commentRangeStart w:id="31"/>
            <w:r w:rsidRPr="00437E14">
              <w:rPr>
                <w:rFonts w:ascii="Consolas" w:hAnsi="Consolas"/>
                <w:sz w:val="19"/>
                <w:lang w:val="pl-PL"/>
              </w:rPr>
              <w:t>c_O2 = np.exp(ln_cO2)</w:t>
            </w:r>
            <w:commentRangeEnd w:id="31"/>
            <w:r w:rsidR="00034CCC" w:rsidRPr="00437E14">
              <w:rPr>
                <w:rStyle w:val="CommentReference"/>
                <w:rFonts w:ascii="Consolas" w:hAnsi="Consolas"/>
                <w:sz w:val="19"/>
                <w:szCs w:val="24"/>
                <w:lang w:val="pl-PL"/>
              </w:rPr>
              <w:commentReference w:id="31"/>
            </w:r>
          </w:p>
          <w:p w14:paraId="3FD7E6A2" w14:textId="4BBEEEC5" w:rsidR="00866A0F" w:rsidRPr="00163E90" w:rsidRDefault="00866A0F" w:rsidP="00866A0F">
            <w:pPr>
              <w:jc w:val="both"/>
              <w:rPr>
                <w:rFonts w:ascii="Consolas" w:hAnsi="Consolas"/>
                <w:color w:val="111111"/>
                <w:sz w:val="19"/>
                <w:lang w:val="pl-PL"/>
              </w:rPr>
            </w:pPr>
            <w:r w:rsidRPr="00437E14">
              <w:rPr>
                <w:rFonts w:ascii="Consolas" w:hAnsi="Consolas"/>
                <w:sz w:val="19"/>
                <w:lang w:val="pl-PL"/>
              </w:rPr>
              <w:t xml:space="preserve">    </w:t>
            </w:r>
            <w:r w:rsidRPr="00163E90">
              <w:rPr>
                <w:rFonts w:ascii="Consolas" w:hAnsi="Consolas"/>
                <w:color w:val="111111"/>
                <w:sz w:val="19"/>
                <w:lang w:val="pl-PL"/>
              </w:rPr>
              <w:t>U_eq = p.</w:t>
            </w:r>
            <w:r w:rsidRPr="00163E90">
              <w:rPr>
                <w:rFonts w:ascii="Consolas" w:hAnsi="Consolas"/>
                <w:b/>
                <w:color w:val="000000"/>
                <w:sz w:val="19"/>
                <w:lang w:val="pl-PL"/>
              </w:rPr>
              <w:t>U_ORR_eq</w:t>
            </w:r>
            <w:r w:rsidRPr="00163E90">
              <w:rPr>
                <w:rFonts w:ascii="Consolas" w:hAnsi="Consolas"/>
                <w:color w:val="111111"/>
                <w:sz w:val="19"/>
                <w:lang w:val="pl-PL"/>
              </w:rPr>
              <w:t xml:space="preserve">(c_O2)                     </w:t>
            </w:r>
            <w:r w:rsidRPr="00163E90">
              <w:rPr>
                <w:rFonts w:ascii="Consolas" w:hAnsi="Consolas"/>
                <w:i/>
                <w:color w:val="445588"/>
                <w:sz w:val="19"/>
                <w:lang w:val="pl-PL"/>
              </w:rPr>
              <w:t># Nernst-corrected equilibrium</w:t>
            </w:r>
          </w:p>
          <w:p w14:paraId="58B7A2B3" w14:textId="77777777" w:rsidR="00866A0F" w:rsidRPr="00163E90" w:rsidRDefault="00866A0F" w:rsidP="00866A0F">
            <w:pPr>
              <w:jc w:val="both"/>
              <w:rPr>
                <w:rFonts w:ascii="Consolas" w:hAnsi="Consolas"/>
                <w:color w:val="111111"/>
                <w:sz w:val="19"/>
                <w:lang w:val="pl-PL"/>
              </w:rPr>
            </w:pPr>
            <w:r w:rsidRPr="00163E90">
              <w:rPr>
                <w:rFonts w:ascii="Consolas" w:hAnsi="Consolas"/>
                <w:color w:val="111111"/>
                <w:sz w:val="19"/>
                <w:lang w:val="pl-PL"/>
              </w:rPr>
              <w:t xml:space="preserve">    eta  = (phi_s - phi_L) - U_eq                     </w:t>
            </w:r>
            <w:r w:rsidRPr="00163E90">
              <w:rPr>
                <w:rFonts w:ascii="Consolas" w:hAnsi="Consolas"/>
                <w:i/>
                <w:color w:val="445588"/>
                <w:sz w:val="19"/>
                <w:lang w:val="pl-PL"/>
              </w:rPr>
              <w:t># local overpotential</w:t>
            </w:r>
          </w:p>
          <w:p w14:paraId="17E9A2AB" w14:textId="77777777" w:rsidR="00866A0F" w:rsidRPr="00163E90" w:rsidRDefault="00866A0F" w:rsidP="00866A0F">
            <w:pPr>
              <w:jc w:val="both"/>
              <w:rPr>
                <w:rFonts w:ascii="Consolas" w:hAnsi="Consolas"/>
                <w:color w:val="111111"/>
                <w:sz w:val="19"/>
                <w:lang w:val="pl-PL"/>
              </w:rPr>
            </w:pPr>
            <w:r w:rsidRPr="00163E90">
              <w:rPr>
                <w:rFonts w:ascii="Consolas" w:hAnsi="Consolas"/>
                <w:color w:val="111111"/>
                <w:sz w:val="19"/>
                <w:lang w:val="pl-PL"/>
              </w:rPr>
              <w:t xml:space="preserve">    conc = np.</w:t>
            </w:r>
            <w:r w:rsidRPr="00163E90">
              <w:rPr>
                <w:rFonts w:ascii="Consolas" w:hAnsi="Consolas"/>
                <w:b/>
                <w:color w:val="000000"/>
                <w:sz w:val="19"/>
                <w:lang w:val="pl-PL"/>
              </w:rPr>
              <w:t>maximum</w:t>
            </w:r>
            <w:r w:rsidRPr="00163E90">
              <w:rPr>
                <w:rFonts w:ascii="Consolas" w:hAnsi="Consolas"/>
                <w:color w:val="111111"/>
                <w:sz w:val="19"/>
                <w:lang w:val="pl-PL"/>
              </w:rPr>
              <w:t>(c_O2 / p.c_O2_ref, 0.0) ** p.gamma</w:t>
            </w:r>
          </w:p>
          <w:p w14:paraId="79123456" w14:textId="77777777" w:rsidR="00866A0F" w:rsidRPr="00163E90" w:rsidRDefault="00866A0F" w:rsidP="00866A0F">
            <w:pPr>
              <w:jc w:val="both"/>
              <w:rPr>
                <w:rFonts w:ascii="Consolas" w:hAnsi="Consolas"/>
                <w:color w:val="111111"/>
                <w:sz w:val="19"/>
                <w:lang w:val="pl-PL"/>
              </w:rPr>
            </w:pPr>
            <w:r w:rsidRPr="00163E90">
              <w:rPr>
                <w:rFonts w:ascii="Consolas" w:hAnsi="Consolas"/>
                <w:color w:val="111111"/>
                <w:sz w:val="19"/>
                <w:lang w:val="pl-PL"/>
              </w:rPr>
              <w:t xml:space="preserve">    arg  = np.</w:t>
            </w:r>
            <w:r w:rsidRPr="00163E90">
              <w:rPr>
                <w:rFonts w:ascii="Consolas" w:hAnsi="Consolas"/>
                <w:b/>
                <w:color w:val="000000"/>
                <w:sz w:val="19"/>
                <w:lang w:val="pl-PL"/>
              </w:rPr>
              <w:t>clip</w:t>
            </w:r>
            <w:r w:rsidRPr="00163E90">
              <w:rPr>
                <w:rFonts w:ascii="Consolas" w:hAnsi="Consolas"/>
                <w:color w:val="111111"/>
                <w:sz w:val="19"/>
                <w:lang w:val="pl-PL"/>
              </w:rPr>
              <w:t>(-p.alpha * p.F * eta / (p.R*p.T), -700., 700.)</w:t>
            </w:r>
          </w:p>
          <w:p w14:paraId="4152AC91" w14:textId="56207E58" w:rsidR="00866A0F" w:rsidRPr="00437E14" w:rsidRDefault="00866A0F" w:rsidP="00910DB9">
            <w:pPr>
              <w:jc w:val="both"/>
              <w:rPr>
                <w:rFonts w:ascii="Consolas" w:hAnsi="Consolas"/>
                <w:color w:val="111111"/>
                <w:sz w:val="19"/>
              </w:rPr>
            </w:pPr>
            <w:r w:rsidRPr="00163E90">
              <w:rPr>
                <w:rFonts w:ascii="Consolas" w:hAnsi="Consolas"/>
                <w:color w:val="111111"/>
                <w:sz w:val="19"/>
                <w:lang w:val="pl-PL"/>
              </w:rPr>
              <w:t xml:space="preserve">    </w:t>
            </w:r>
            <w:r w:rsidRPr="00437E14">
              <w:rPr>
                <w:rFonts w:ascii="Consolas" w:hAnsi="Consolas"/>
                <w:b/>
                <w:color w:val="000000"/>
                <w:sz w:val="19"/>
              </w:rPr>
              <w:t>return</w:t>
            </w:r>
            <w:r w:rsidRPr="00437E14">
              <w:rPr>
                <w:rFonts w:ascii="Consolas" w:hAnsi="Consolas"/>
                <w:color w:val="111111"/>
                <w:sz w:val="19"/>
              </w:rPr>
              <w:t xml:space="preserve"> p.a_v * p.i0 * conc * np.</w:t>
            </w:r>
            <w:r w:rsidRPr="00437E14">
              <w:rPr>
                <w:rFonts w:ascii="Consolas" w:hAnsi="Consolas"/>
                <w:b/>
                <w:color w:val="000000"/>
                <w:sz w:val="19"/>
              </w:rPr>
              <w:t>exp</w:t>
            </w:r>
            <w:r w:rsidRPr="00437E14">
              <w:rPr>
                <w:rFonts w:ascii="Consolas" w:hAnsi="Consolas"/>
                <w:color w:val="111111"/>
                <w:sz w:val="19"/>
              </w:rPr>
              <w:t xml:space="preserve">(arg)          </w:t>
            </w:r>
            <w:r w:rsidRPr="00437E14">
              <w:rPr>
                <w:rFonts w:ascii="Consolas" w:hAnsi="Consolas"/>
                <w:i/>
                <w:color w:val="445588"/>
                <w:sz w:val="19"/>
              </w:rPr>
              <w:t># [A/m³_CL]</w:t>
            </w:r>
          </w:p>
        </w:tc>
      </w:tr>
    </w:tbl>
    <w:p w14:paraId="2E67AEF1" w14:textId="77777777" w:rsidR="00866A0F" w:rsidRPr="00B11AA6" w:rsidRDefault="00866A0F" w:rsidP="00910DB9">
      <w:pPr>
        <w:jc w:val="both"/>
        <w:rPr>
          <w:rFonts w:ascii="Palatino Linotype" w:hAnsi="Palatino Linotype" w:cs="Times New Roman"/>
          <w:sz w:val="22"/>
          <w:szCs w:val="22"/>
        </w:rPr>
      </w:pPr>
    </w:p>
    <w:p w14:paraId="4BB504D9" w14:textId="016405EA" w:rsidR="00910DB9"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argument clamp (np.clip) prevents </w:t>
      </w:r>
      <w:r w:rsidR="001633AE" w:rsidRPr="00B11AA6">
        <w:rPr>
          <w:rFonts w:ascii="Palatino Linotype" w:hAnsi="Palatino Linotype" w:cs="Times New Roman"/>
          <w:sz w:val="22"/>
          <w:szCs w:val="22"/>
        </w:rPr>
        <w:t xml:space="preserve">the exponential from overflowing </w:t>
      </w:r>
      <w:r w:rsidRPr="00B11AA6">
        <w:rPr>
          <w:rFonts w:ascii="Palatino Linotype" w:hAnsi="Palatino Linotype" w:cs="Times New Roman"/>
          <w:sz w:val="22"/>
          <w:szCs w:val="22"/>
        </w:rPr>
        <w:t>at large overpotentials.</w:t>
      </w:r>
    </w:p>
    <w:p w14:paraId="245A1CB3" w14:textId="509E810A" w:rsidR="00C53E5E" w:rsidRPr="00B11AA6" w:rsidRDefault="00C53E5E"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O₂ concentration is </w:t>
      </w:r>
      <w:r w:rsidRPr="00B11AA6">
        <w:rPr>
          <w:rFonts w:ascii="Palatino Linotype" w:hAnsi="Palatino Linotype" w:cs="Times New Roman"/>
          <w:b/>
          <w:bCs/>
          <w:sz w:val="22"/>
          <w:szCs w:val="22"/>
        </w:rPr>
        <w:t>log-stored</w:t>
      </w:r>
      <w:r>
        <w:rPr>
          <w:rFonts w:ascii="Palatino Linotype" w:hAnsi="Palatino Linotype" w:cs="Times New Roman"/>
          <w:sz w:val="22"/>
          <w:szCs w:val="22"/>
        </w:rPr>
        <w:t>, meaning that we</w:t>
      </w:r>
      <w:r w:rsidRPr="00B11AA6">
        <w:rPr>
          <w:rFonts w:ascii="Palatino Linotype" w:hAnsi="Palatino Linotype" w:cs="Times New Roman"/>
          <w:sz w:val="22"/>
          <w:szCs w:val="22"/>
        </w:rPr>
        <w:t xml:space="preserve"> solve for </w:t>
      </w:r>
      <m:oMath>
        <m:r>
          <w:rPr>
            <w:rFonts w:ascii="Cambria Math" w:hAnsi="Cambria Math"/>
            <w:sz w:val="22"/>
            <w:szCs w:val="22"/>
          </w:rPr>
          <m:t>ln(</m:t>
        </m:r>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r>
          <w:rPr>
            <w:rFonts w:ascii="Cambria Math" w:hAnsi="Cambria Math"/>
            <w:sz w:val="22"/>
            <w:szCs w:val="22"/>
          </w:rPr>
          <m:t>)</m:t>
        </m:r>
      </m:oMath>
      <w:r w:rsidRPr="00B11AA6">
        <w:rPr>
          <w:rFonts w:ascii="Palatino Linotype" w:hAnsi="Palatino Linotype" w:cs="Times New Roman"/>
          <w:sz w:val="22"/>
          <w:szCs w:val="22"/>
        </w:rPr>
        <w:t xml:space="preserve"> rather than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oMath>
      <w:r w:rsidRPr="00B11AA6">
        <w:rPr>
          <w:rFonts w:ascii="Palatino Linotype" w:hAnsi="Palatino Linotype" w:cs="Times New Roman"/>
          <w:sz w:val="22"/>
          <w:szCs w:val="22"/>
        </w:rPr>
        <w:t xml:space="preserve"> itself. This choice has two benefits: it enforces positivity automatically (since </w:t>
      </w:r>
      <m:oMath>
        <m:r>
          <w:rPr>
            <w:rFonts w:ascii="Cambria Math" w:hAnsi="Cambria Math"/>
            <w:sz w:val="22"/>
            <w:szCs w:val="22"/>
          </w:rPr>
          <m:t>c=</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u</m:t>
            </m:r>
          </m:sup>
        </m:sSup>
        <m:r>
          <w:rPr>
            <w:rFonts w:ascii="Cambria Math" w:hAnsi="Cambria Math"/>
            <w:sz w:val="22"/>
            <w:szCs w:val="22"/>
          </w:rPr>
          <m:t>&gt;0</m:t>
        </m:r>
      </m:oMath>
      <w:r w:rsidRPr="00B11AA6">
        <w:rPr>
          <w:rFonts w:ascii="Palatino Linotype" w:hAnsi="Palatino Linotype" w:cs="Times New Roman"/>
          <w:sz w:val="22"/>
          <w:szCs w:val="22"/>
        </w:rPr>
        <w:t xml:space="preserve"> for any finite </w:t>
      </w:r>
      <m:oMath>
        <m:r>
          <w:rPr>
            <w:rFonts w:ascii="Cambria Math" w:hAnsi="Cambria Math"/>
            <w:sz w:val="22"/>
            <w:szCs w:val="22"/>
          </w:rPr>
          <m:t>u</m:t>
        </m:r>
      </m:oMath>
      <w:r w:rsidRPr="00B11AA6">
        <w:rPr>
          <w:rFonts w:ascii="Palatino Linotype" w:hAnsi="Palatino Linotype" w:cs="Times New Roman"/>
          <w:sz w:val="22"/>
          <w:szCs w:val="22"/>
        </w:rPr>
        <w:t xml:space="preserve">), and it keeps </w:t>
      </w:r>
      <m:oMath>
        <m:sSub>
          <m:sSubPr>
            <m:ctrlPr>
              <w:rPr>
                <w:rFonts w:ascii="Cambria Math" w:hAnsi="Cambria Math" w:cs="Times New Roman"/>
                <w:i/>
                <w:sz w:val="22"/>
                <w:szCs w:val="22"/>
              </w:rPr>
            </m:ctrlPr>
          </m:sSubPr>
          <m:e>
            <m:r>
              <w:rPr>
                <w:rFonts w:ascii="Cambria Math" w:hAnsi="Cambria Math" w:cs="Times New Roman"/>
                <w:sz w:val="22"/>
                <w:szCs w:val="22"/>
              </w:rPr>
              <m:t>c</m:t>
            </m:r>
          </m:e>
          <m:sub>
            <m:sSub>
              <m:sSubPr>
                <m:ctrlPr>
                  <w:rPr>
                    <w:rFonts w:ascii="Cambria Math" w:hAnsi="Cambria Math" w:cs="Times New Roman"/>
                    <w:i/>
                    <w:sz w:val="22"/>
                    <w:szCs w:val="22"/>
                  </w:rPr>
                </m:ctrlPr>
              </m:sSubPr>
              <m:e>
                <m:r>
                  <m:rPr>
                    <m:sty m:val="p"/>
                  </m:rPr>
                  <w:rPr>
                    <w:rFonts w:ascii="Cambria Math" w:hAnsi="Cambria Math" w:cs="Times New Roman"/>
                    <w:sz w:val="22"/>
                    <w:szCs w:val="22"/>
                  </w:rPr>
                  <m:t>O</m:t>
                </m:r>
              </m:e>
              <m:sub>
                <m:r>
                  <w:rPr>
                    <w:rFonts w:ascii="Cambria Math" w:hAnsi="Cambria Math" w:cs="Times New Roman"/>
                    <w:sz w:val="22"/>
                    <w:szCs w:val="22"/>
                  </w:rPr>
                  <m:t>2</m:t>
                </m:r>
              </m:sub>
            </m:sSub>
          </m:sub>
        </m:sSub>
      </m:oMath>
      <w:r w:rsidRPr="00B11AA6">
        <w:rPr>
          <w:rFonts w:ascii="Palatino Linotype" w:hAnsi="Palatino Linotype" w:cs="Times New Roman"/>
          <w:sz w:val="22"/>
          <w:szCs w:val="22"/>
        </w:rPr>
        <w:t xml:space="preserve"> well-scaled even as it depletes by several orders of magnitude across the catalyst layer under mass-transport limitation. The dissolved-O₂ concentration is about 10⁻¹ mol/m³ at the inlet; what motivates log-storage is its wide dynamic range, not its absolute value. </w:t>
      </w:r>
      <w:r>
        <w:rPr>
          <w:rFonts w:ascii="Palatino Linotype" w:hAnsi="Palatino Linotype" w:cs="Times New Roman"/>
          <w:sz w:val="22"/>
          <w:szCs w:val="22"/>
        </w:rPr>
        <w:t>A</w:t>
      </w:r>
      <w:r w:rsidRPr="00B11AA6">
        <w:rPr>
          <w:rFonts w:ascii="Palatino Linotype" w:hAnsi="Palatino Linotype" w:cs="Times New Roman"/>
          <w:sz w:val="22"/>
          <w:szCs w:val="22"/>
        </w:rPr>
        <w:t xml:space="preserve"> separate mismatch between concentration and potential scales, </w:t>
      </w:r>
      <m:oMath>
        <m:sSub>
          <m:sSubPr>
            <m:ctrlPr>
              <w:rPr>
                <w:rFonts w:ascii="Cambria Math" w:hAnsi="Cambria Math" w:cs="Times New Roman"/>
                <w:i/>
                <w:sz w:val="22"/>
                <w:szCs w:val="22"/>
              </w:rPr>
            </m:ctrlPr>
          </m:sSubPr>
          <m:e>
            <m:r>
              <w:rPr>
                <w:rFonts w:ascii="Cambria Math" w:hAnsi="Cambria Math" w:cs="Times New Roman"/>
                <w:sz w:val="22"/>
                <w:szCs w:val="22"/>
              </w:rPr>
              <m:t>c</m:t>
            </m:r>
          </m:e>
          <m:sub>
            <m:sSub>
              <m:sSubPr>
                <m:ctrlPr>
                  <w:rPr>
                    <w:rFonts w:ascii="Cambria Math" w:hAnsi="Cambria Math" w:cs="Times New Roman"/>
                    <w:i/>
                    <w:sz w:val="22"/>
                    <w:szCs w:val="22"/>
                  </w:rPr>
                </m:ctrlPr>
              </m:sSubPr>
              <m:e>
                <m:r>
                  <m:rPr>
                    <m:sty m:val="p"/>
                  </m:rPr>
                  <w:rPr>
                    <w:rFonts w:ascii="Cambria Math" w:hAnsi="Cambria Math" w:cs="Times New Roman"/>
                    <w:sz w:val="22"/>
                    <w:szCs w:val="22"/>
                  </w:rPr>
                  <m:t>O</m:t>
                </m:r>
              </m:e>
              <m:sub>
                <m:r>
                  <w:rPr>
                    <w:rFonts w:ascii="Cambria Math" w:hAnsi="Cambria Math" w:cs="Times New Roman"/>
                    <w:sz w:val="22"/>
                    <w:szCs w:val="22"/>
                  </w:rPr>
                  <m:t>2</m:t>
                </m:r>
              </m:sub>
            </m:sSub>
          </m:sub>
        </m:sSub>
      </m:oMath>
      <w:r w:rsidRPr="00B11AA6">
        <w:rPr>
          <w:rFonts w:ascii="Palatino Linotype" w:hAnsi="Palatino Linotype" w:cs="Times New Roman"/>
          <w:sz w:val="22"/>
          <w:szCs w:val="22"/>
        </w:rPr>
        <w:t xml:space="preserve"> </w:t>
      </w:r>
      <w:r w:rsidRPr="00B11AA6">
        <w:rPr>
          <w:rFonts w:ascii="Cambria Math" w:hAnsi="Cambria Math" w:cs="Cambria Math"/>
          <w:sz w:val="22"/>
          <w:szCs w:val="22"/>
        </w:rPr>
        <w:t>∼</w:t>
      </w:r>
      <w:r w:rsidRPr="00B11AA6">
        <w:rPr>
          <w:rFonts w:ascii="Palatino Linotype" w:hAnsi="Palatino Linotype" w:cs="Times New Roman"/>
          <w:sz w:val="22"/>
          <w:szCs w:val="22"/>
        </w:rPr>
        <w:t xml:space="preserve"> 10⁻¹ mol/m³ versus φ </w:t>
      </w:r>
      <w:r w:rsidRPr="00B11AA6">
        <w:rPr>
          <w:rFonts w:ascii="Cambria Math" w:hAnsi="Cambria Math" w:cs="Cambria Math"/>
          <w:sz w:val="22"/>
          <w:szCs w:val="22"/>
        </w:rPr>
        <w:t>∼</w:t>
      </w:r>
      <w:r w:rsidRPr="00B11AA6">
        <w:rPr>
          <w:rFonts w:ascii="Palatino Linotype" w:hAnsi="Palatino Linotype" w:cs="Times New Roman"/>
          <w:sz w:val="22"/>
          <w:szCs w:val="22"/>
        </w:rPr>
        <w:t xml:space="preserve"> 1 V, is </w:t>
      </w:r>
      <w:r>
        <w:rPr>
          <w:rFonts w:ascii="Palatino Linotype" w:hAnsi="Palatino Linotype" w:cs="Times New Roman"/>
          <w:sz w:val="22"/>
          <w:szCs w:val="22"/>
        </w:rPr>
        <w:t>addressed by</w:t>
      </w:r>
      <w:r w:rsidRPr="00B11AA6">
        <w:rPr>
          <w:rFonts w:ascii="Palatino Linotype" w:hAnsi="Palatino Linotype" w:cs="Times New Roman"/>
          <w:sz w:val="22"/>
          <w:szCs w:val="22"/>
        </w:rPr>
        <w:t xml:space="preserve"> </w:t>
      </w:r>
      <w:r w:rsidRPr="00437E14">
        <w:rPr>
          <w:rFonts w:ascii="Palatino Linotype" w:hAnsi="Palatino Linotype" w:cs="Times New Roman"/>
          <w:b/>
          <w:bCs/>
          <w:sz w:val="22"/>
          <w:szCs w:val="22"/>
        </w:rPr>
        <w:t>row scaling</w:t>
      </w:r>
      <w:r w:rsidRPr="00B11AA6">
        <w:rPr>
          <w:rFonts w:ascii="Palatino Linotype" w:hAnsi="Palatino Linotype" w:cs="Times New Roman"/>
          <w:sz w:val="22"/>
          <w:szCs w:val="22"/>
        </w:rPr>
        <w:t xml:space="preserve"> below.</w:t>
      </w:r>
    </w:p>
    <w:p w14:paraId="7A87CF25" w14:textId="4D24DBD3" w:rsidR="00910DB9" w:rsidRPr="00B11AA6" w:rsidRDefault="00910DB9" w:rsidP="00910DB9">
      <w:pPr>
        <w:jc w:val="both"/>
        <w:rPr>
          <w:rFonts w:ascii="Lato" w:hAnsi="Lato" w:cs="Times New Roman"/>
          <w:b/>
          <w:bCs/>
          <w:szCs w:val="22"/>
        </w:rPr>
      </w:pPr>
      <w:r w:rsidRPr="00B11AA6">
        <w:rPr>
          <w:rFonts w:ascii="Lato" w:hAnsi="Lato" w:cs="Times New Roman"/>
          <w:b/>
          <w:bCs/>
          <w:szCs w:val="22"/>
        </w:rPr>
        <w:t>Boundary Conditions</w:t>
      </w:r>
      <w:r w:rsidR="00933D59" w:rsidRPr="00B11AA6">
        <w:rPr>
          <w:rFonts w:ascii="Lato" w:hAnsi="Lato" w:cs="Times New Roman"/>
          <w:b/>
          <w:bCs/>
          <w:szCs w:val="22"/>
        </w:rPr>
        <w:t xml:space="preserve"> and Initial Values</w:t>
      </w:r>
    </w:p>
    <w:p w14:paraId="4722C83C"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Each second-order ODE requires two boundary conditions. The full set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4516"/>
        <w:gridCol w:w="4765"/>
      </w:tblGrid>
      <w:tr w:rsidR="00910DB9" w:rsidRPr="00163E90" w14:paraId="213E55EB" w14:textId="77777777" w:rsidTr="007F4AF6">
        <w:trPr>
          <w:tblHeader/>
          <w:tblCellSpacing w:w="15" w:type="dxa"/>
        </w:trPr>
        <w:tc>
          <w:tcPr>
            <w:tcW w:w="0" w:type="auto"/>
            <w:shd w:val="clear" w:color="auto" w:fill="000000" w:themeFill="text1"/>
            <w:vAlign w:val="center"/>
            <w:hideMark/>
          </w:tcPr>
          <w:p w14:paraId="1C688123" w14:textId="77777777" w:rsidR="00910DB9" w:rsidRPr="00B11AA6" w:rsidRDefault="00910DB9" w:rsidP="000F667D">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Variable</w:t>
            </w:r>
          </w:p>
        </w:tc>
        <w:tc>
          <w:tcPr>
            <w:tcW w:w="0" w:type="auto"/>
            <w:shd w:val="clear" w:color="auto" w:fill="000000" w:themeFill="text1"/>
            <w:vAlign w:val="center"/>
            <w:hideMark/>
          </w:tcPr>
          <w:p w14:paraId="702EDF4C" w14:textId="77777777" w:rsidR="00910DB9" w:rsidRPr="00B11AA6" w:rsidRDefault="00910DB9" w:rsidP="000F667D">
            <w:pPr>
              <w:jc w:val="center"/>
              <w:rPr>
                <w:rFonts w:ascii="Palatino Linotype" w:hAnsi="Palatino Linotype" w:cs="Times New Roman"/>
                <w:b/>
                <w:bCs/>
                <w:sz w:val="22"/>
                <w:szCs w:val="22"/>
              </w:rPr>
            </w:pPr>
            <m:oMath>
              <m:r>
                <w:rPr>
                  <w:rFonts w:ascii="Cambria Math" w:hAnsi="Cambria Math"/>
                  <w:sz w:val="22"/>
                  <w:szCs w:val="22"/>
                </w:rPr>
                <m:t>x=0</m:t>
              </m:r>
            </m:oMath>
            <w:r w:rsidRPr="00B11AA6">
              <w:rPr>
                <w:rFonts w:ascii="Palatino Linotype" w:hAnsi="Palatino Linotype" w:cs="Times New Roman"/>
                <w:b/>
                <w:bCs/>
                <w:sz w:val="22"/>
                <w:szCs w:val="22"/>
              </w:rPr>
              <w:t xml:space="preserve"> (GDL/CL)</w:t>
            </w:r>
          </w:p>
        </w:tc>
        <w:tc>
          <w:tcPr>
            <w:tcW w:w="0" w:type="auto"/>
            <w:shd w:val="clear" w:color="auto" w:fill="000000" w:themeFill="text1"/>
            <w:vAlign w:val="center"/>
            <w:hideMark/>
          </w:tcPr>
          <w:p w14:paraId="513960AB" w14:textId="77777777" w:rsidR="00910DB9" w:rsidRPr="00B11AA6" w:rsidRDefault="00910DB9" w:rsidP="000F667D">
            <w:pPr>
              <w:jc w:val="center"/>
              <w:rPr>
                <w:rFonts w:ascii="Palatino Linotype" w:hAnsi="Palatino Linotype" w:cs="Times New Roman"/>
                <w:b/>
                <w:bCs/>
                <w:sz w:val="22"/>
                <w:szCs w:val="22"/>
                <w:lang w:val="fr-FR"/>
              </w:rPr>
            </w:pPr>
            <m:oMath>
              <m:r>
                <w:rPr>
                  <w:rFonts w:ascii="Cambria Math" w:hAnsi="Cambria Math"/>
                  <w:sz w:val="22"/>
                  <w:szCs w:val="22"/>
                </w:rPr>
                <m:t>x</m:t>
              </m:r>
              <m:r>
                <w:rPr>
                  <w:rFonts w:ascii="Cambria Math" w:hAnsi="Cambria Math"/>
                  <w:sz w:val="22"/>
                  <w:szCs w:val="22"/>
                  <w:lang w:val="fr-FR"/>
                </w:rPr>
                <m:t>=</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CL</m:t>
                  </m:r>
                </m:sub>
              </m:sSub>
            </m:oMath>
            <w:r w:rsidRPr="00B11AA6">
              <w:rPr>
                <w:rFonts w:ascii="Palatino Linotype" w:hAnsi="Palatino Linotype" w:cs="Times New Roman"/>
                <w:b/>
                <w:bCs/>
                <w:sz w:val="22"/>
                <w:szCs w:val="22"/>
                <w:lang w:val="fr-FR"/>
              </w:rPr>
              <w:t xml:space="preserve"> (CL/membrane)</w:t>
            </w:r>
          </w:p>
        </w:tc>
      </w:tr>
      <w:tr w:rsidR="00910DB9" w:rsidRPr="00B11AA6" w14:paraId="3E432C7B" w14:textId="77777777" w:rsidTr="007F4AF6">
        <w:trPr>
          <w:tblCellSpacing w:w="15" w:type="dxa"/>
        </w:trPr>
        <w:tc>
          <w:tcPr>
            <w:tcW w:w="0" w:type="auto"/>
            <w:shd w:val="clear" w:color="auto" w:fill="F2F2F2" w:themeFill="background1" w:themeFillShade="F2"/>
            <w:vAlign w:val="center"/>
            <w:hideMark/>
          </w:tcPr>
          <w:p w14:paraId="6F72CB05" w14:textId="77777777" w:rsidR="00910DB9" w:rsidRPr="00B11AA6" w:rsidRDefault="00716590" w:rsidP="000F667D">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oMath>
            </m:oMathPara>
          </w:p>
        </w:tc>
        <w:tc>
          <w:tcPr>
            <w:tcW w:w="0" w:type="auto"/>
            <w:shd w:val="clear" w:color="auto" w:fill="F2F2F2" w:themeFill="background1" w:themeFillShade="F2"/>
            <w:vAlign w:val="center"/>
            <w:hideMark/>
          </w:tcPr>
          <w:p w14:paraId="21E376EE" w14:textId="631A8CED"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Dirichlet: </w:t>
            </w:r>
            <m:oMath>
              <m:r>
                <w:rPr>
                  <w:rFonts w:ascii="Cambria Math" w:hAnsi="Cambria Math"/>
                  <w:sz w:val="22"/>
                  <w:szCs w:val="22"/>
                </w:rPr>
                <m:t>c=</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bc</m:t>
                  </m:r>
                </m:sub>
              </m:sSub>
            </m:oMath>
            <w:r w:rsidRPr="00B11AA6">
              <w:rPr>
                <w:rFonts w:ascii="Palatino Linotype" w:hAnsi="Palatino Linotype" w:cs="Times New Roman"/>
                <w:sz w:val="22"/>
                <w:szCs w:val="22"/>
              </w:rPr>
              <w:t xml:space="preserve"> (Henry's law)</w:t>
            </w:r>
          </w:p>
        </w:tc>
        <w:tc>
          <w:tcPr>
            <w:tcW w:w="0" w:type="auto"/>
            <w:shd w:val="clear" w:color="auto" w:fill="F2F2F2" w:themeFill="background1" w:themeFillShade="F2"/>
            <w:vAlign w:val="center"/>
            <w:hideMark/>
          </w:tcPr>
          <w:p w14:paraId="2E564288"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No-flux: </w:t>
            </w:r>
            <m:oMath>
              <m:r>
                <w:rPr>
                  <w:rFonts w:ascii="Cambria Math" w:hAnsi="Cambria Math"/>
                  <w:sz w:val="22"/>
                  <w:szCs w:val="22"/>
                </w:rPr>
                <m:t>dc/dx=0</m:t>
              </m:r>
            </m:oMath>
            <w:r w:rsidRPr="00B11AA6">
              <w:rPr>
                <w:rFonts w:ascii="Palatino Linotype" w:hAnsi="Palatino Linotype" w:cs="Times New Roman"/>
                <w:sz w:val="22"/>
                <w:szCs w:val="22"/>
              </w:rPr>
              <w:t xml:space="preserve"> (Stage 1/2)</w:t>
            </w:r>
          </w:p>
        </w:tc>
      </w:tr>
      <w:tr w:rsidR="00910DB9" w:rsidRPr="00B11AA6" w14:paraId="277CB1F6" w14:textId="77777777">
        <w:trPr>
          <w:tblCellSpacing w:w="15" w:type="dxa"/>
        </w:trPr>
        <w:tc>
          <w:tcPr>
            <w:tcW w:w="0" w:type="auto"/>
            <w:vAlign w:val="center"/>
            <w:hideMark/>
          </w:tcPr>
          <w:p w14:paraId="320E32B1" w14:textId="77777777" w:rsidR="00910DB9" w:rsidRPr="00B11AA6" w:rsidRDefault="00716590" w:rsidP="000F667D">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oMath>
            </m:oMathPara>
          </w:p>
        </w:tc>
        <w:tc>
          <w:tcPr>
            <w:tcW w:w="0" w:type="auto"/>
            <w:vAlign w:val="center"/>
            <w:hideMark/>
          </w:tcPr>
          <w:p w14:paraId="65BB7921"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No-flux: </w:t>
            </w:r>
            <m:oMath>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r>
                <w:rPr>
                  <w:rFonts w:ascii="Cambria Math" w:hAnsi="Cambria Math"/>
                  <w:sz w:val="22"/>
                  <w:szCs w:val="22"/>
                </w:rPr>
                <m:t>/dx=0</m:t>
              </m:r>
            </m:oMath>
            <w:r w:rsidRPr="00B11AA6">
              <w:rPr>
                <w:rFonts w:ascii="Palatino Linotype" w:hAnsi="Palatino Linotype" w:cs="Times New Roman"/>
                <w:sz w:val="22"/>
                <w:szCs w:val="22"/>
              </w:rPr>
              <w:t xml:space="preserve"> (no ionic current crosses into GDL)</w:t>
            </w:r>
          </w:p>
        </w:tc>
        <w:tc>
          <w:tcPr>
            <w:tcW w:w="0" w:type="auto"/>
            <w:vAlign w:val="center"/>
            <w:hideMark/>
          </w:tcPr>
          <w:p w14:paraId="6422D61B"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Dirichlet: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r>
                <w:rPr>
                  <w:rFonts w:ascii="Cambria Math" w:hAnsi="Cambria Math"/>
                  <w:sz w:val="22"/>
                  <w:szCs w:val="22"/>
                </w:rPr>
                <m:t>=0</m:t>
              </m:r>
            </m:oMath>
            <w:r w:rsidRPr="00B11AA6">
              <w:rPr>
                <w:rFonts w:ascii="Palatino Linotype" w:hAnsi="Palatino Linotype" w:cs="Times New Roman"/>
                <w:sz w:val="22"/>
                <w:szCs w:val="22"/>
              </w:rPr>
              <w:t xml:space="preserve"> V (membrane reference)</w:t>
            </w:r>
          </w:p>
        </w:tc>
      </w:tr>
      <w:tr w:rsidR="00910DB9" w:rsidRPr="00B11AA6" w14:paraId="4CAE62C6" w14:textId="77777777" w:rsidTr="007F4AF6">
        <w:trPr>
          <w:tblCellSpacing w:w="15" w:type="dxa"/>
        </w:trPr>
        <w:tc>
          <w:tcPr>
            <w:tcW w:w="0" w:type="auto"/>
            <w:shd w:val="clear" w:color="auto" w:fill="F2F2F2" w:themeFill="background1" w:themeFillShade="F2"/>
            <w:vAlign w:val="center"/>
            <w:hideMark/>
          </w:tcPr>
          <w:p w14:paraId="75C3F046" w14:textId="77777777" w:rsidR="00910DB9" w:rsidRPr="00B11AA6" w:rsidRDefault="00716590" w:rsidP="000F667D">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oMath>
            </m:oMathPara>
          </w:p>
        </w:tc>
        <w:tc>
          <w:tcPr>
            <w:tcW w:w="0" w:type="auto"/>
            <w:shd w:val="clear" w:color="auto" w:fill="F2F2F2" w:themeFill="background1" w:themeFillShade="F2"/>
            <w:vAlign w:val="center"/>
            <w:hideMark/>
          </w:tcPr>
          <w:p w14:paraId="78E59953"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Dirichlet: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cathode</m:t>
                  </m:r>
                </m:sub>
              </m:sSub>
            </m:oMath>
            <w:r w:rsidRPr="00B11AA6">
              <w:rPr>
                <w:rFonts w:ascii="Palatino Linotype" w:hAnsi="Palatino Linotype" w:cs="Times New Roman"/>
                <w:sz w:val="22"/>
                <w:szCs w:val="22"/>
              </w:rPr>
              <w:t xml:space="preserve"> (applied potential)</w:t>
            </w:r>
          </w:p>
        </w:tc>
        <w:tc>
          <w:tcPr>
            <w:tcW w:w="0" w:type="auto"/>
            <w:shd w:val="clear" w:color="auto" w:fill="F2F2F2" w:themeFill="background1" w:themeFillShade="F2"/>
            <w:vAlign w:val="center"/>
            <w:hideMark/>
          </w:tcPr>
          <w:p w14:paraId="1B37F493"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No-flux: </w:t>
            </w:r>
            <m:oMath>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r>
                <w:rPr>
                  <w:rFonts w:ascii="Cambria Math" w:hAnsi="Cambria Math"/>
                  <w:sz w:val="22"/>
                  <w:szCs w:val="22"/>
                </w:rPr>
                <m:t>/dx=0</m:t>
              </m:r>
            </m:oMath>
            <w:r w:rsidRPr="00B11AA6">
              <w:rPr>
                <w:rFonts w:ascii="Palatino Linotype" w:hAnsi="Palatino Linotype" w:cs="Times New Roman"/>
                <w:sz w:val="22"/>
                <w:szCs w:val="22"/>
              </w:rPr>
              <w:t xml:space="preserve"> (no electron current into membrane)</w:t>
            </w:r>
          </w:p>
        </w:tc>
      </w:tr>
    </w:tbl>
    <w:p w14:paraId="591028AF" w14:textId="544F424A"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 xml:space="preserve">Dirichlet at </w:t>
      </w:r>
      <m:oMath>
        <m:r>
          <w:rPr>
            <w:rFonts w:ascii="Cambria Math" w:hAnsi="Cambria Math"/>
            <w:sz w:val="22"/>
            <w:szCs w:val="22"/>
          </w:rPr>
          <m:t>x=0</m:t>
        </m:r>
      </m:oMath>
      <w:r w:rsidRPr="00B11AA6">
        <w:rPr>
          <w:rFonts w:ascii="Palatino Linotype" w:hAnsi="Palatino Linotype" w:cs="Times New Roman"/>
          <w:b/>
          <w:bCs/>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cathode</m:t>
            </m:r>
          </m:sub>
        </m:sSub>
      </m:oMath>
      <w:r w:rsidRPr="00B11AA6">
        <w:rPr>
          <w:rFonts w:ascii="Palatino Linotype" w:hAnsi="Palatino Linotype" w:cs="Times New Roman"/>
          <w:b/>
          <w:bCs/>
          <w:sz w:val="22"/>
          <w:szCs w:val="22"/>
        </w:rPr>
        <w:t>:</w:t>
      </w:r>
      <w:r w:rsidRPr="00B11AA6">
        <w:rPr>
          <w:rFonts w:ascii="Palatino Linotype" w:hAnsi="Palatino Linotype" w:cs="Times New Roman"/>
          <w:sz w:val="22"/>
          <w:szCs w:val="22"/>
        </w:rPr>
        <w:t xml:space="preserve"> The carbon support is connected to the external circuit. The applied cathode potential is held fixed here</w:t>
      </w:r>
      <w:r w:rsidR="00225814" w:rsidRPr="00B11AA6">
        <w:rPr>
          <w:rFonts w:ascii="Palatino Linotype" w:hAnsi="Palatino Linotype" w:cs="Times New Roman"/>
          <w:sz w:val="22"/>
          <w:szCs w:val="22"/>
        </w:rPr>
        <w:t>; it</w:t>
      </w:r>
      <w:r w:rsidRPr="00B11AA6">
        <w:rPr>
          <w:rFonts w:ascii="Palatino Linotype" w:hAnsi="Palatino Linotype" w:cs="Times New Roman"/>
          <w:sz w:val="22"/>
          <w:szCs w:val="22"/>
        </w:rPr>
        <w:t xml:space="preserve"> is the control variable swept during </w:t>
      </w:r>
      <w:r w:rsidR="00225814" w:rsidRPr="00B11AA6">
        <w:rPr>
          <w:rFonts w:ascii="Palatino Linotype" w:hAnsi="Palatino Linotype" w:cs="Times New Roman"/>
          <w:sz w:val="22"/>
          <w:szCs w:val="22"/>
        </w:rPr>
        <w:t xml:space="preserve">the </w:t>
      </w:r>
      <w:r w:rsidRPr="00B11AA6">
        <w:rPr>
          <w:rFonts w:ascii="Palatino Linotype" w:hAnsi="Palatino Linotype" w:cs="Times New Roman"/>
          <w:sz w:val="22"/>
          <w:szCs w:val="22"/>
        </w:rPr>
        <w:t>simulation.</w:t>
      </w:r>
    </w:p>
    <w:p w14:paraId="5BF5AAD9"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 xml:space="preserve">No-flux (Neumann) at </w:t>
      </w:r>
      <m:oMath>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CL</m:t>
            </m:r>
          </m:sub>
        </m:sSub>
      </m:oMath>
      <w:r w:rsidRPr="00B11AA6">
        <w:rPr>
          <w:rFonts w:ascii="Palatino Linotype" w:hAnsi="Palatino Linotype" w:cs="Times New Roman"/>
          <w:b/>
          <w:bCs/>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oMath>
      <w:r w:rsidRPr="00B11AA6">
        <w:rPr>
          <w:rFonts w:ascii="Palatino Linotype" w:hAnsi="Palatino Linotype" w:cs="Times New Roman"/>
          <w:b/>
          <w:bCs/>
          <w:sz w:val="22"/>
          <w:szCs w:val="22"/>
        </w:rPr>
        <w:t>:</w:t>
      </w:r>
      <w:r w:rsidRPr="00B11AA6">
        <w:rPr>
          <w:rFonts w:ascii="Palatino Linotype" w:hAnsi="Palatino Linotype" w:cs="Times New Roman"/>
          <w:sz w:val="22"/>
          <w:szCs w:val="22"/>
        </w:rPr>
        <w:t xml:space="preserve"> No electronic current flows into the proton-conducting membrane. The solid-phase current has been entirely converted to ionic current by the time it reaches the membrane.</w:t>
      </w:r>
    </w:p>
    <w:p w14:paraId="7AA82889"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 xml:space="preserve">Dirichlet at </w:t>
      </w:r>
      <m:oMath>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CL</m:t>
            </m:r>
          </m:sub>
        </m:sSub>
      </m:oMath>
      <w:r w:rsidRPr="00B11AA6">
        <w:rPr>
          <w:rFonts w:ascii="Palatino Linotype" w:hAnsi="Palatino Linotype" w:cs="Times New Roman"/>
          <w:b/>
          <w:bCs/>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r>
          <w:rPr>
            <w:rFonts w:ascii="Cambria Math" w:hAnsi="Cambria Math"/>
            <w:sz w:val="22"/>
            <w:szCs w:val="22"/>
          </w:rPr>
          <m:t>=0</m:t>
        </m:r>
      </m:oMath>
      <w:r w:rsidRPr="00B11AA6">
        <w:rPr>
          <w:rFonts w:ascii="Palatino Linotype" w:hAnsi="Palatino Linotype" w:cs="Times New Roman"/>
          <w:b/>
          <w:bCs/>
          <w:sz w:val="22"/>
          <w:szCs w:val="22"/>
        </w:rPr>
        <w:t>:</w:t>
      </w:r>
      <w:r w:rsidRPr="00B11AA6">
        <w:rPr>
          <w:rFonts w:ascii="Palatino Linotype" w:hAnsi="Palatino Linotype" w:cs="Times New Roman"/>
          <w:sz w:val="22"/>
          <w:szCs w:val="22"/>
        </w:rPr>
        <w:t xml:space="preserve"> The membrane surface is taken as the electrostatic reference potential for the ionic phase. All ionic potential values inside the CL are measured relative to this.</w:t>
      </w:r>
    </w:p>
    <w:p w14:paraId="20280A94" w14:textId="4C3B1FA4"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lastRenderedPageBreak/>
        <w:t xml:space="preserve">No-flux at </w:t>
      </w:r>
      <m:oMath>
        <m:r>
          <w:rPr>
            <w:rFonts w:ascii="Cambria Math" w:hAnsi="Cambria Math"/>
            <w:sz w:val="22"/>
            <w:szCs w:val="22"/>
          </w:rPr>
          <m:t>x=0</m:t>
        </m:r>
      </m:oMath>
      <w:r w:rsidRPr="00B11AA6">
        <w:rPr>
          <w:rFonts w:ascii="Palatino Linotype" w:hAnsi="Palatino Linotype" w:cs="Times New Roman"/>
          <w:b/>
          <w:bCs/>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oMath>
      <w:r w:rsidRPr="00B11AA6">
        <w:rPr>
          <w:rFonts w:ascii="Palatino Linotype" w:hAnsi="Palatino Linotype" w:cs="Times New Roman"/>
          <w:b/>
          <w:bCs/>
          <w:sz w:val="22"/>
          <w:szCs w:val="22"/>
        </w:rPr>
        <w:t>:</w:t>
      </w:r>
      <w:r w:rsidRPr="00B11AA6">
        <w:rPr>
          <w:rFonts w:ascii="Palatino Linotype" w:hAnsi="Palatino Linotype" w:cs="Times New Roman"/>
          <w:sz w:val="22"/>
          <w:szCs w:val="22"/>
        </w:rPr>
        <w:t xml:space="preserve"> Ionic current (protons) cannot cross into the electronically conducting GDL</w:t>
      </w:r>
      <w:r w:rsidR="00225814"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it enters the CL from the membrane side only.</w:t>
      </w:r>
    </w:p>
    <w:p w14:paraId="0149C779" w14:textId="631B8F39" w:rsidR="00933D59" w:rsidRPr="00B11AA6" w:rsidRDefault="00155E21" w:rsidP="00933D59">
      <w:pPr>
        <w:jc w:val="both"/>
        <w:rPr>
          <w:rFonts w:ascii="Palatino Linotype" w:hAnsi="Palatino Linotype" w:cs="Times New Roman"/>
          <w:sz w:val="22"/>
          <w:szCs w:val="22"/>
        </w:rPr>
      </w:pPr>
      <w:r>
        <w:rPr>
          <w:rFonts w:ascii="Palatino Linotype" w:hAnsi="Palatino Linotype" w:cs="Times New Roman"/>
          <w:sz w:val="22"/>
          <w:szCs w:val="22"/>
        </w:rPr>
        <w:t>The</w:t>
      </w:r>
      <w:r w:rsidR="00910DB9" w:rsidRPr="00B11AA6">
        <w:rPr>
          <w:rFonts w:ascii="Palatino Linotype" w:hAnsi="Palatino Linotype" w:cs="Times New Roman"/>
          <w:sz w:val="22"/>
          <w:szCs w:val="22"/>
        </w:rPr>
        <w:t xml:space="preserve"> physical interpretation</w:t>
      </w:r>
      <w:r>
        <w:rPr>
          <w:rFonts w:ascii="Palatino Linotype" w:hAnsi="Palatino Linotype" w:cs="Times New Roman"/>
          <w:sz w:val="22"/>
          <w:szCs w:val="22"/>
        </w:rPr>
        <w:t xml:space="preserve"> of these boundary conditions is that</w:t>
      </w:r>
      <w:r w:rsidR="00910DB9" w:rsidRPr="00B11AA6">
        <w:rPr>
          <w:rFonts w:ascii="Palatino Linotype" w:hAnsi="Palatino Linotype" w:cs="Times New Roman"/>
          <w:sz w:val="22"/>
          <w:szCs w:val="22"/>
        </w:rPr>
        <w:t xml:space="preserve"> solid current enters from the GDL side and is gradually converted to ionic current across the CL by the distributed ORR. At the GDL face, all current is electronic; at the membrane face, all current is ionic. This current handoff is a fundamental feature of porous electrode theory, first formalized by Newman and Tobias.</w:t>
      </w:r>
      <w:sdt>
        <w:sdtPr>
          <w:rPr>
            <w:rFonts w:ascii="Palatino Linotype" w:hAnsi="Palatino Linotype" w:cs="Times New Roman"/>
            <w:sz w:val="22"/>
            <w:szCs w:val="22"/>
            <w:vertAlign w:val="superscript"/>
          </w:rPr>
          <w:tag w:val="MENDELEY_CITATION_v3_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"/>
          <w:id w:val="-1536649855"/>
          <w:placeholder>
            <w:docPart w:val="DefaultPlaceholder_-1854013440"/>
          </w:placeholder>
        </w:sdtPr>
        <w:sdtEndPr/>
        <w:sdtContent>
          <w:r w:rsidR="00725507" w:rsidRPr="00B11AA6">
            <w:rPr>
              <w:rFonts w:ascii="Palatino Linotype" w:hAnsi="Palatino Linotype" w:cs="Times New Roman"/>
              <w:sz w:val="22"/>
              <w:szCs w:val="22"/>
              <w:vertAlign w:val="superscript"/>
            </w:rPr>
            <w:t>13</w:t>
          </w:r>
        </w:sdtContent>
      </w:sdt>
    </w:p>
    <w:p w14:paraId="4AF8BE64" w14:textId="0CD6C2AB" w:rsidR="00334F38" w:rsidRPr="00B11AA6" w:rsidRDefault="00334F38" w:rsidP="00933D5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For the initial conditions in the system, we use the values of all variables at equilibrium </w:t>
      </w:r>
      <w:r w:rsidR="007166D4">
        <w:rPr>
          <w:rFonts w:ascii="Palatino Linotype" w:hAnsi="Palatino Linotype" w:cs="Times New Roman"/>
          <w:sz w:val="22"/>
          <w:szCs w:val="22"/>
        </w:rPr>
        <w:t>when the cell is</w:t>
      </w:r>
      <w:r w:rsidR="007166D4"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at open circuit.</w:t>
      </w:r>
    </w:p>
    <w:tbl>
      <w:tblPr>
        <w:tblStyle w:val="TableGrid"/>
        <w:tblW w:w="9360" w:type="dxa"/>
        <w:jc w:val="center"/>
        <w:tblLook w:val="04A0" w:firstRow="1" w:lastRow="0" w:firstColumn="1" w:lastColumn="0" w:noHBand="0" w:noVBand="1"/>
      </w:tblPr>
      <w:tblGrid>
        <w:gridCol w:w="9360"/>
      </w:tblGrid>
      <w:tr w:rsidR="00933D59" w:rsidRPr="00B11AA6" w14:paraId="5F5FE70A" w14:textId="77777777" w:rsidTr="00B44F9B">
        <w:trPr>
          <w:trHeight w:val="1548"/>
          <w:jc w:val="center"/>
        </w:trPr>
        <w:tc>
          <w:tcPr>
            <w:tcW w:w="9360" w:type="dxa"/>
            <w:tcBorders>
              <w:top w:val="nil"/>
              <w:left w:val="nil"/>
              <w:bottom w:val="nil"/>
              <w:right w:val="nil"/>
            </w:tcBorders>
            <w:shd w:val="clear" w:color="F6F8FA" w:fill="F6F8FA"/>
          </w:tcPr>
          <w:p w14:paraId="067630C5" w14:textId="77777777" w:rsidR="00933D59" w:rsidRPr="00B44F9B" w:rsidRDefault="00933D59" w:rsidP="002D7A00">
            <w:pPr>
              <w:spacing w:after="160"/>
              <w:jc w:val="both"/>
              <w:rPr>
                <w:rFonts w:ascii="Consolas" w:hAnsi="Consolas"/>
                <w:color w:val="111111"/>
                <w:sz w:val="19"/>
              </w:rPr>
            </w:pPr>
            <w:r w:rsidRPr="00B44F9B">
              <w:rPr>
                <w:rFonts w:ascii="Consolas" w:hAnsi="Consolas"/>
                <w:i/>
                <w:color w:val="445588"/>
                <w:sz w:val="19"/>
              </w:rPr>
              <w:t># solver.py — equilibrium initial guess</w:t>
            </w:r>
          </w:p>
          <w:p w14:paraId="7F39B7CD" w14:textId="77777777" w:rsidR="00933D59" w:rsidRPr="00B44F9B" w:rsidRDefault="00933D59" w:rsidP="002D7A00">
            <w:pPr>
              <w:spacing w:after="160"/>
              <w:jc w:val="both"/>
              <w:rPr>
                <w:rFonts w:ascii="Consolas" w:hAnsi="Consolas"/>
                <w:color w:val="111111"/>
                <w:sz w:val="19"/>
              </w:rPr>
            </w:pPr>
            <w:r w:rsidRPr="00B44F9B">
              <w:rPr>
                <w:rFonts w:ascii="Consolas" w:hAnsi="Consolas"/>
                <w:color w:val="111111"/>
                <w:sz w:val="19"/>
              </w:rPr>
              <w:t>ln_cO2 = np.</w:t>
            </w:r>
            <w:r w:rsidRPr="00B44F9B">
              <w:rPr>
                <w:rFonts w:ascii="Consolas" w:hAnsi="Consolas"/>
                <w:b/>
                <w:color w:val="000000"/>
                <w:sz w:val="19"/>
              </w:rPr>
              <w:t>full</w:t>
            </w:r>
            <w:r w:rsidRPr="00B44F9B">
              <w:rPr>
                <w:rFonts w:ascii="Consolas" w:hAnsi="Consolas"/>
                <w:color w:val="111111"/>
                <w:sz w:val="19"/>
              </w:rPr>
              <w:t>(N, np.</w:t>
            </w:r>
            <w:r w:rsidRPr="00B44F9B">
              <w:rPr>
                <w:rFonts w:ascii="Consolas" w:hAnsi="Consolas"/>
                <w:b/>
                <w:color w:val="000000"/>
                <w:sz w:val="19"/>
              </w:rPr>
              <w:t>log</w:t>
            </w:r>
            <w:r w:rsidRPr="00B44F9B">
              <w:rPr>
                <w:rFonts w:ascii="Consolas" w:hAnsi="Consolas"/>
                <w:color w:val="111111"/>
                <w:sz w:val="19"/>
              </w:rPr>
              <w:t xml:space="preserve">(p.c_O2_bc))   </w:t>
            </w:r>
            <w:r w:rsidRPr="00B44F9B">
              <w:rPr>
                <w:rFonts w:ascii="Consolas" w:hAnsi="Consolas"/>
                <w:i/>
                <w:color w:val="445588"/>
                <w:sz w:val="19"/>
              </w:rPr>
              <w:t># uniform O2 at inlet value</w:t>
            </w:r>
          </w:p>
          <w:p w14:paraId="644D2EB1" w14:textId="77777777" w:rsidR="00933D59" w:rsidRPr="00B44F9B" w:rsidRDefault="00933D59" w:rsidP="002D7A00">
            <w:pPr>
              <w:spacing w:after="160"/>
              <w:jc w:val="both"/>
              <w:rPr>
                <w:rFonts w:ascii="Consolas" w:hAnsi="Consolas"/>
                <w:color w:val="111111"/>
                <w:sz w:val="19"/>
              </w:rPr>
            </w:pPr>
            <w:r w:rsidRPr="00B44F9B">
              <w:rPr>
                <w:rFonts w:ascii="Consolas" w:hAnsi="Consolas"/>
                <w:color w:val="111111"/>
                <w:sz w:val="19"/>
              </w:rPr>
              <w:t>phi_L  = np.</w:t>
            </w:r>
            <w:r w:rsidRPr="00B44F9B">
              <w:rPr>
                <w:rFonts w:ascii="Consolas" w:hAnsi="Consolas"/>
                <w:b/>
                <w:color w:val="000000"/>
                <w:sz w:val="19"/>
              </w:rPr>
              <w:t>zeros</w:t>
            </w:r>
            <w:r w:rsidRPr="00B44F9B">
              <w:rPr>
                <w:rFonts w:ascii="Consolas" w:hAnsi="Consolas"/>
                <w:color w:val="111111"/>
                <w:sz w:val="19"/>
              </w:rPr>
              <w:t xml:space="preserve">(N)                       </w:t>
            </w:r>
            <w:r w:rsidRPr="00B44F9B">
              <w:rPr>
                <w:rFonts w:ascii="Consolas" w:hAnsi="Consolas"/>
                <w:i/>
                <w:color w:val="445588"/>
                <w:sz w:val="19"/>
              </w:rPr>
              <w:t># no ionic potential drop</w:t>
            </w:r>
          </w:p>
          <w:p w14:paraId="00051E16" w14:textId="77777777" w:rsidR="00933D59" w:rsidRPr="00B44F9B" w:rsidRDefault="00933D59" w:rsidP="002D7A00">
            <w:pPr>
              <w:spacing w:after="160"/>
              <w:jc w:val="both"/>
              <w:rPr>
                <w:rFonts w:ascii="Consolas" w:hAnsi="Consolas"/>
                <w:color w:val="111111"/>
                <w:sz w:val="19"/>
              </w:rPr>
            </w:pPr>
            <w:r w:rsidRPr="00B44F9B">
              <w:rPr>
                <w:rFonts w:ascii="Consolas" w:hAnsi="Consolas"/>
                <w:color w:val="111111"/>
                <w:sz w:val="19"/>
              </w:rPr>
              <w:t>phi_s  = np.</w:t>
            </w:r>
            <w:r w:rsidRPr="00B44F9B">
              <w:rPr>
                <w:rFonts w:ascii="Consolas" w:hAnsi="Consolas"/>
                <w:b/>
                <w:color w:val="000000"/>
                <w:sz w:val="19"/>
              </w:rPr>
              <w:t>full</w:t>
            </w:r>
            <w:r w:rsidRPr="00B44F9B">
              <w:rPr>
                <w:rFonts w:ascii="Consolas" w:hAnsi="Consolas"/>
                <w:color w:val="111111"/>
                <w:sz w:val="19"/>
              </w:rPr>
              <w:t xml:space="preserve">(N, V_cathode)             </w:t>
            </w:r>
            <w:r w:rsidRPr="00B44F9B">
              <w:rPr>
                <w:rFonts w:ascii="Consolas" w:hAnsi="Consolas"/>
                <w:i/>
                <w:color w:val="445588"/>
                <w:sz w:val="19"/>
              </w:rPr>
              <w:t># uniform solid potential = applied voltage</w:t>
            </w:r>
          </w:p>
        </w:tc>
      </w:tr>
    </w:tbl>
    <w:p w14:paraId="4BCA2F28" w14:textId="5E4737A1" w:rsidR="00933D59" w:rsidRPr="00B11AA6" w:rsidRDefault="00933D5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This is not an arbitrary choice. At open circuit </w:t>
      </w:r>
      <w:r w:rsidR="007166D4">
        <w:rPr>
          <w:rFonts w:ascii="Palatino Linotype" w:hAnsi="Palatino Linotype" w:cs="Times New Roman"/>
          <w:sz w:val="22"/>
          <w:szCs w:val="22"/>
        </w:rPr>
        <w:t>(</w:t>
      </w:r>
      <w:r w:rsidRPr="00B11AA6">
        <w:rPr>
          <w:rFonts w:ascii="Palatino Linotype" w:hAnsi="Palatino Linotype" w:cs="Times New Roman"/>
          <w:sz w:val="22"/>
          <w:szCs w:val="22"/>
        </w:rPr>
        <w:t>with no current flowing</w:t>
      </w:r>
      <w:r w:rsidR="007166D4">
        <w:rPr>
          <w:rFonts w:ascii="Palatino Linotype" w:hAnsi="Palatino Linotype" w:cs="Times New Roman"/>
          <w:sz w:val="22"/>
          <w:szCs w:val="22"/>
        </w:rPr>
        <w:t>)</w:t>
      </w:r>
      <w:r w:rsidRPr="00B11AA6">
        <w:rPr>
          <w:rFonts w:ascii="Palatino Linotype" w:hAnsi="Palatino Linotype" w:cs="Times New Roman"/>
          <w:sz w:val="22"/>
          <w:szCs w:val="22"/>
        </w:rPr>
        <w:t xml:space="preserve"> these are the </w:t>
      </w:r>
      <w:r w:rsidRPr="00B11AA6">
        <w:rPr>
          <w:rFonts w:ascii="Palatino Linotype" w:hAnsi="Palatino Linotype" w:cs="Times New Roman"/>
          <w:i/>
          <w:iCs/>
          <w:sz w:val="22"/>
          <w:szCs w:val="22"/>
        </w:rPr>
        <w:t>exact</w:t>
      </w:r>
      <w:r w:rsidRPr="00B11AA6">
        <w:rPr>
          <w:rFonts w:ascii="Palatino Linotype" w:hAnsi="Palatino Linotype" w:cs="Times New Roman"/>
          <w:sz w:val="22"/>
          <w:szCs w:val="22"/>
        </w:rPr>
        <w:t> solutions to all three conservation equations, making them a natural and stable starting point.</w:t>
      </w:r>
    </w:p>
    <w:p w14:paraId="6D10041E" w14:textId="562431AF" w:rsidR="00910DB9" w:rsidRPr="00B11AA6" w:rsidRDefault="00910DB9" w:rsidP="00910DB9">
      <w:pPr>
        <w:jc w:val="both"/>
        <w:rPr>
          <w:rFonts w:ascii="Lato" w:hAnsi="Lato" w:cs="Times New Roman"/>
          <w:b/>
          <w:bCs/>
          <w:szCs w:val="22"/>
        </w:rPr>
      </w:pPr>
      <w:r w:rsidRPr="00B11AA6">
        <w:rPr>
          <w:rFonts w:ascii="Lato" w:hAnsi="Lato" w:cs="Times New Roman"/>
          <w:b/>
          <w:bCs/>
          <w:szCs w:val="22"/>
        </w:rPr>
        <w:t xml:space="preserve">Multiphysics Coupling and the </w:t>
      </w:r>
      <w:r w:rsidR="00365366">
        <w:rPr>
          <w:rFonts w:ascii="Lato" w:hAnsi="Lato" w:cs="Times New Roman"/>
          <w:b/>
          <w:bCs/>
          <w:szCs w:val="22"/>
        </w:rPr>
        <w:t>Degree of Freedom</w:t>
      </w:r>
      <w:r w:rsidR="00365366" w:rsidRPr="00B11AA6">
        <w:rPr>
          <w:rFonts w:ascii="Lato" w:hAnsi="Lato" w:cs="Times New Roman"/>
          <w:b/>
          <w:bCs/>
          <w:szCs w:val="22"/>
        </w:rPr>
        <w:t xml:space="preserve"> </w:t>
      </w:r>
      <w:r w:rsidRPr="00B11AA6">
        <w:rPr>
          <w:rFonts w:ascii="Lato" w:hAnsi="Lato" w:cs="Times New Roman"/>
          <w:b/>
          <w:bCs/>
          <w:szCs w:val="22"/>
        </w:rPr>
        <w:t>Vector</w:t>
      </w:r>
    </w:p>
    <w:p w14:paraId="1A7AEEC2"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three equations cannot be solved independently because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ORR</m:t>
            </m:r>
          </m:sub>
        </m:sSub>
      </m:oMath>
      <w:r w:rsidRPr="00B11AA6">
        <w:rPr>
          <w:rFonts w:ascii="Palatino Linotype" w:hAnsi="Palatino Linotype" w:cs="Times New Roman"/>
          <w:sz w:val="22"/>
          <w:szCs w:val="22"/>
        </w:rPr>
        <w:t xml:space="preserve"> depends on all three unknowns simultaneously. We therefore assemble them into a single nonlinear system </w:t>
      </w:r>
      <m:oMath>
        <m:r>
          <w:rPr>
            <w:rFonts w:ascii="Cambria Math" w:hAnsi="Cambria Math"/>
            <w:sz w:val="22"/>
            <w:szCs w:val="22"/>
          </w:rPr>
          <m:t>F(u)=0</m:t>
        </m:r>
      </m:oMath>
      <w:r w:rsidRPr="00B11AA6">
        <w:rPr>
          <w:rFonts w:ascii="Palatino Linotype" w:hAnsi="Palatino Linotype" w:cs="Times New Roman"/>
          <w:sz w:val="22"/>
          <w:szCs w:val="22"/>
        </w:rPr>
        <w:t xml:space="preserve"> where the DOF vector </w:t>
      </w:r>
      <m:oMath>
        <m:r>
          <w:rPr>
            <w:rFonts w:ascii="Cambria Math" w:hAnsi="Cambria Math"/>
            <w:sz w:val="22"/>
            <w:szCs w:val="22"/>
          </w:rPr>
          <m:t>u</m:t>
        </m:r>
      </m:oMath>
      <w:r w:rsidRPr="00B11AA6">
        <w:rPr>
          <w:rFonts w:ascii="Palatino Linotype" w:hAnsi="Palatino Linotype" w:cs="Times New Roman"/>
          <w:sz w:val="22"/>
          <w:szCs w:val="22"/>
        </w:rPr>
        <w:t xml:space="preserve"> concatenates all field values across all cells:</w:t>
      </w:r>
    </w:p>
    <w:tbl>
      <w:tblPr>
        <w:tblStyle w:val="TableGrid"/>
        <w:tblW w:w="0" w:type="auto"/>
        <w:jc w:val="center"/>
        <w:tblLook w:val="04A0" w:firstRow="1" w:lastRow="0" w:firstColumn="1" w:lastColumn="0" w:noHBand="0" w:noVBand="1"/>
      </w:tblPr>
      <w:tblGrid>
        <w:gridCol w:w="9360"/>
      </w:tblGrid>
      <w:tr w:rsidR="00CD33C0" w:rsidRPr="00B11AA6" w14:paraId="262186CF" w14:textId="77777777" w:rsidTr="00B44F9B">
        <w:trPr>
          <w:jc w:val="center"/>
        </w:trPr>
        <w:tc>
          <w:tcPr>
            <w:tcW w:w="9360" w:type="dxa"/>
            <w:tcBorders>
              <w:top w:val="nil"/>
              <w:left w:val="nil"/>
              <w:bottom w:val="nil"/>
              <w:right w:val="nil"/>
            </w:tcBorders>
            <w:shd w:val="clear" w:color="F8F8F8" w:fill="F8F8F8"/>
          </w:tcPr>
          <w:p w14:paraId="7A457E0F" w14:textId="77777777" w:rsidR="00CD33C0" w:rsidRPr="00B44F9B" w:rsidRDefault="00CD33C0" w:rsidP="00CD33C0">
            <w:pPr>
              <w:jc w:val="both"/>
              <w:rPr>
                <w:rFonts w:ascii="Consolas" w:hAnsi="Consolas"/>
                <w:color w:val="111111"/>
                <w:sz w:val="19"/>
                <w:lang w:val="es-ES"/>
              </w:rPr>
            </w:pPr>
            <w:r w:rsidRPr="00B44F9B">
              <w:rPr>
                <w:rFonts w:ascii="Consolas" w:hAnsi="Consolas"/>
                <w:color w:val="111111"/>
                <w:sz w:val="19"/>
                <w:lang w:val="es-ES"/>
              </w:rPr>
              <w:t xml:space="preserve">u[0·N : 1·N]  =  </w:t>
            </w:r>
            <w:r w:rsidRPr="00B44F9B">
              <w:rPr>
                <w:rFonts w:ascii="Consolas" w:hAnsi="Consolas"/>
                <w:b/>
                <w:color w:val="000000"/>
                <w:sz w:val="19"/>
                <w:lang w:val="es-ES"/>
              </w:rPr>
              <w:t>ln</w:t>
            </w:r>
            <w:r w:rsidRPr="00B44F9B">
              <w:rPr>
                <w:rFonts w:ascii="Consolas" w:hAnsi="Consolas"/>
                <w:color w:val="111111"/>
                <w:sz w:val="19"/>
                <w:lang w:val="es-ES"/>
              </w:rPr>
              <w:t xml:space="preserve">(c_O2)   </w:t>
            </w:r>
            <w:r w:rsidRPr="00B44F9B">
              <w:rPr>
                <w:rFonts w:ascii="Consolas" w:hAnsi="Consolas"/>
                <w:i/>
                <w:color w:val="445588"/>
                <w:sz w:val="19"/>
                <w:lang w:val="es-ES"/>
              </w:rPr>
              <w:t># log-stored dissolved O2</w:t>
            </w:r>
          </w:p>
          <w:p w14:paraId="570203C7" w14:textId="77777777" w:rsidR="00CD33C0" w:rsidRPr="00B44F9B" w:rsidRDefault="00CD33C0" w:rsidP="00CD33C0">
            <w:pPr>
              <w:jc w:val="both"/>
              <w:rPr>
                <w:rFonts w:ascii="Consolas" w:hAnsi="Consolas"/>
                <w:color w:val="111111"/>
                <w:sz w:val="19"/>
              </w:rPr>
            </w:pPr>
            <w:r w:rsidRPr="00B44F9B">
              <w:rPr>
                <w:rFonts w:ascii="Consolas" w:hAnsi="Consolas"/>
                <w:color w:val="111111"/>
                <w:sz w:val="19"/>
              </w:rPr>
              <w:t xml:space="preserve">u[1·N : 2·N]  =  phi_L       </w:t>
            </w:r>
            <w:r w:rsidRPr="00B44F9B">
              <w:rPr>
                <w:rFonts w:ascii="Consolas" w:hAnsi="Consolas"/>
                <w:i/>
                <w:color w:val="445588"/>
                <w:sz w:val="19"/>
              </w:rPr>
              <w:t># ionic potential</w:t>
            </w:r>
          </w:p>
          <w:p w14:paraId="2FA34883" w14:textId="382612EE" w:rsidR="00CD33C0" w:rsidRPr="00B44F9B" w:rsidRDefault="00CD33C0" w:rsidP="00910DB9">
            <w:pPr>
              <w:jc w:val="both"/>
              <w:rPr>
                <w:rFonts w:ascii="Consolas" w:hAnsi="Consolas"/>
                <w:color w:val="111111"/>
                <w:sz w:val="19"/>
              </w:rPr>
            </w:pPr>
            <w:r w:rsidRPr="00B44F9B">
              <w:rPr>
                <w:rFonts w:ascii="Consolas" w:hAnsi="Consolas"/>
                <w:color w:val="111111"/>
                <w:sz w:val="19"/>
              </w:rPr>
              <w:t xml:space="preserve">u[2·N : 3·N]  =  phi_s       </w:t>
            </w:r>
            <w:r w:rsidRPr="00B44F9B">
              <w:rPr>
                <w:rFonts w:ascii="Consolas" w:hAnsi="Consolas"/>
                <w:i/>
                <w:color w:val="445588"/>
                <w:sz w:val="19"/>
              </w:rPr>
              <w:t># solid potential</w:t>
            </w:r>
          </w:p>
        </w:tc>
      </w:tr>
    </w:tbl>
    <w:p w14:paraId="20D7CADF" w14:textId="32CE1B98"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w:t>
      </w:r>
      <w:r w:rsidR="00EC3788">
        <w:rPr>
          <w:rFonts w:ascii="Palatino Linotype" w:hAnsi="Palatino Linotype" w:cs="Times New Roman"/>
          <w:sz w:val="22"/>
          <w:szCs w:val="22"/>
        </w:rPr>
        <w:t>finite volume (FV)</w:t>
      </w:r>
      <w:r w:rsidRPr="00B11AA6">
        <w:rPr>
          <w:rFonts w:ascii="Palatino Linotype" w:hAnsi="Palatino Linotype" w:cs="Times New Roman"/>
          <w:sz w:val="22"/>
          <w:szCs w:val="22"/>
        </w:rPr>
        <w:t xml:space="preserve"> residual for each cell assembles the three conservation equations. For cell </w:t>
      </w:r>
      <m:oMath>
        <m:r>
          <w:rPr>
            <w:rFonts w:ascii="Cambria Math" w:hAnsi="Cambria Math"/>
            <w:sz w:val="22"/>
            <w:szCs w:val="22"/>
          </w:rPr>
          <m:t>i</m:t>
        </m:r>
      </m:oMath>
      <w:r w:rsidRPr="00B11AA6">
        <w:rPr>
          <w:rFonts w:ascii="Palatino Linotype" w:hAnsi="Palatino Linotype" w:cs="Times New Roman"/>
          <w:sz w:val="22"/>
          <w:szCs w:val="22"/>
        </w:rPr>
        <w:t>:</w:t>
      </w:r>
    </w:p>
    <w:tbl>
      <w:tblPr>
        <w:tblStyle w:val="TableGrid"/>
        <w:tblW w:w="0" w:type="auto"/>
        <w:jc w:val="center"/>
        <w:tblLook w:val="04A0" w:firstRow="1" w:lastRow="0" w:firstColumn="1" w:lastColumn="0" w:noHBand="0" w:noVBand="1"/>
      </w:tblPr>
      <w:tblGrid>
        <w:gridCol w:w="9360"/>
      </w:tblGrid>
      <w:tr w:rsidR="0095159C" w:rsidRPr="00B11AA6" w14:paraId="1D3FA6E9" w14:textId="77777777" w:rsidTr="00B44F9B">
        <w:trPr>
          <w:jc w:val="center"/>
        </w:trPr>
        <w:tc>
          <w:tcPr>
            <w:tcW w:w="9360" w:type="dxa"/>
            <w:tcBorders>
              <w:top w:val="nil"/>
              <w:left w:val="nil"/>
              <w:bottom w:val="nil"/>
              <w:right w:val="nil"/>
            </w:tcBorders>
            <w:shd w:val="clear" w:color="F8F8F8" w:fill="F8F8F8"/>
          </w:tcPr>
          <w:p w14:paraId="3CBB0736" w14:textId="77777777" w:rsidR="0095159C" w:rsidRPr="00B44F9B" w:rsidRDefault="0095159C" w:rsidP="0095159C">
            <w:pPr>
              <w:jc w:val="both"/>
              <w:rPr>
                <w:rFonts w:ascii="Consolas" w:hAnsi="Consolas"/>
                <w:color w:val="111111"/>
                <w:sz w:val="19"/>
              </w:rPr>
            </w:pPr>
            <w:r w:rsidRPr="00B44F9B">
              <w:rPr>
                <w:rFonts w:ascii="Consolas" w:hAnsi="Consolas"/>
                <w:i/>
                <w:color w:val="445588"/>
                <w:sz w:val="19"/>
              </w:rPr>
              <w:t># assembly_stage1.py — FV residual assembly</w:t>
            </w:r>
          </w:p>
          <w:p w14:paraId="6E108080" w14:textId="77777777"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i_ORR = </w:t>
            </w:r>
            <w:r w:rsidRPr="00B44F9B">
              <w:rPr>
                <w:rFonts w:ascii="Consolas" w:hAnsi="Consolas"/>
                <w:b/>
                <w:color w:val="000000"/>
                <w:sz w:val="19"/>
              </w:rPr>
              <w:t>R_ORR</w:t>
            </w:r>
            <w:r w:rsidRPr="00B44F9B">
              <w:rPr>
                <w:rFonts w:ascii="Consolas" w:hAnsi="Consolas"/>
                <w:color w:val="111111"/>
                <w:sz w:val="19"/>
              </w:rPr>
              <w:t xml:space="preserve">(ln_cO2, phi_s, phi_L, p)      </w:t>
            </w:r>
            <w:r w:rsidRPr="00B44F9B">
              <w:rPr>
                <w:rFonts w:ascii="Consolas" w:hAnsi="Consolas"/>
                <w:i/>
                <w:color w:val="445588"/>
                <w:sz w:val="19"/>
              </w:rPr>
              <w:t># coupling term</w:t>
            </w:r>
          </w:p>
          <w:p w14:paraId="0A1E9F32" w14:textId="77777777" w:rsidR="0095159C" w:rsidRPr="00B44F9B" w:rsidRDefault="0095159C" w:rsidP="0095159C">
            <w:pPr>
              <w:jc w:val="both"/>
              <w:rPr>
                <w:rFonts w:ascii="Consolas" w:hAnsi="Consolas"/>
                <w:color w:val="111111"/>
                <w:sz w:val="19"/>
              </w:rPr>
            </w:pPr>
          </w:p>
          <w:p w14:paraId="53CDFBD5" w14:textId="0715B976"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J_O2 = </w:t>
            </w:r>
            <w:r w:rsidRPr="00B44F9B">
              <w:rPr>
                <w:rFonts w:ascii="Consolas" w:hAnsi="Consolas"/>
                <w:b/>
                <w:color w:val="000000"/>
                <w:sz w:val="19"/>
              </w:rPr>
              <w:t>diffusion_face_fluxes</w:t>
            </w:r>
            <w:r w:rsidRPr="00B44F9B">
              <w:rPr>
                <w:rFonts w:ascii="Consolas" w:hAnsi="Consolas"/>
                <w:color w:val="111111"/>
                <w:sz w:val="19"/>
              </w:rPr>
              <w:t>(ln_cO2, dx, p.D_O2_eff,</w:t>
            </w:r>
          </w:p>
          <w:p w14:paraId="2042FCD6" w14:textId="77777777"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            bc_left=p.c_O2_bc, bc_right=</w:t>
            </w:r>
            <w:r w:rsidRPr="00B44F9B">
              <w:rPr>
                <w:rFonts w:ascii="Consolas" w:hAnsi="Consolas"/>
                <w:b/>
                <w:color w:val="000000"/>
                <w:sz w:val="19"/>
              </w:rPr>
              <w:t>None</w:t>
            </w:r>
            <w:r w:rsidRPr="00B44F9B">
              <w:rPr>
                <w:rFonts w:ascii="Consolas" w:hAnsi="Consolas"/>
                <w:color w:val="111111"/>
                <w:sz w:val="19"/>
              </w:rPr>
              <w:t>)</w:t>
            </w:r>
          </w:p>
          <w:p w14:paraId="44EA6B25" w14:textId="3800BECE"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i_L = </w:t>
            </w:r>
            <w:r w:rsidRPr="00B44F9B">
              <w:rPr>
                <w:rFonts w:ascii="Consolas" w:hAnsi="Consolas"/>
                <w:b/>
                <w:color w:val="000000"/>
                <w:sz w:val="19"/>
              </w:rPr>
              <w:t>ohmic_face_fluxes</w:t>
            </w:r>
            <w:r w:rsidRPr="00B44F9B">
              <w:rPr>
                <w:rFonts w:ascii="Consolas" w:hAnsi="Consolas"/>
                <w:color w:val="111111"/>
                <w:sz w:val="19"/>
              </w:rPr>
              <w:t>(phi_L, dx, p.kappa_L_eff,</w:t>
            </w:r>
          </w:p>
          <w:p w14:paraId="701D3644" w14:textId="77777777"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            bc_left=</w:t>
            </w:r>
            <w:r w:rsidRPr="00B44F9B">
              <w:rPr>
                <w:rFonts w:ascii="Consolas" w:hAnsi="Consolas"/>
                <w:b/>
                <w:color w:val="000000"/>
                <w:sz w:val="19"/>
              </w:rPr>
              <w:t>None</w:t>
            </w:r>
            <w:r w:rsidRPr="00B44F9B">
              <w:rPr>
                <w:rFonts w:ascii="Consolas" w:hAnsi="Consolas"/>
                <w:color w:val="111111"/>
                <w:sz w:val="19"/>
              </w:rPr>
              <w:t>,    bc_right=p.phi_L_mem)</w:t>
            </w:r>
          </w:p>
          <w:p w14:paraId="2BB7C803" w14:textId="538314A6"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i_s = </w:t>
            </w:r>
            <w:r w:rsidRPr="00B44F9B">
              <w:rPr>
                <w:rFonts w:ascii="Consolas" w:hAnsi="Consolas"/>
                <w:b/>
                <w:color w:val="000000"/>
                <w:sz w:val="19"/>
              </w:rPr>
              <w:t>ohmic_face_fluxes</w:t>
            </w:r>
            <w:r w:rsidRPr="00B44F9B">
              <w:rPr>
                <w:rFonts w:ascii="Consolas" w:hAnsi="Consolas"/>
                <w:color w:val="111111"/>
                <w:sz w:val="19"/>
              </w:rPr>
              <w:t>(phi_s, dx, p.sigma_s_eff,</w:t>
            </w:r>
          </w:p>
          <w:p w14:paraId="4480F7ED" w14:textId="77777777"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            bc_left=V_cathode, bc_right=</w:t>
            </w:r>
            <w:r w:rsidRPr="00B44F9B">
              <w:rPr>
                <w:rFonts w:ascii="Consolas" w:hAnsi="Consolas"/>
                <w:b/>
                <w:color w:val="000000"/>
                <w:sz w:val="19"/>
              </w:rPr>
              <w:t>None</w:t>
            </w:r>
            <w:r w:rsidRPr="00B44F9B">
              <w:rPr>
                <w:rFonts w:ascii="Consolas" w:hAnsi="Consolas"/>
                <w:color w:val="111111"/>
                <w:sz w:val="19"/>
              </w:rPr>
              <w:t>)</w:t>
            </w:r>
          </w:p>
          <w:p w14:paraId="22B41AF6" w14:textId="77777777" w:rsidR="0095159C" w:rsidRPr="00B44F9B" w:rsidRDefault="0095159C" w:rsidP="0095159C">
            <w:pPr>
              <w:jc w:val="both"/>
              <w:rPr>
                <w:rFonts w:ascii="Consolas" w:hAnsi="Consolas"/>
                <w:color w:val="111111"/>
                <w:sz w:val="19"/>
              </w:rPr>
            </w:pPr>
          </w:p>
          <w:p w14:paraId="727B1D5D" w14:textId="77777777" w:rsidR="0095159C" w:rsidRPr="00B44F9B" w:rsidRDefault="0095159C" w:rsidP="0095159C">
            <w:pPr>
              <w:jc w:val="both"/>
              <w:rPr>
                <w:rFonts w:ascii="Consolas" w:hAnsi="Consolas"/>
                <w:color w:val="111111"/>
                <w:sz w:val="19"/>
                <w:lang w:val="es-ES"/>
              </w:rPr>
            </w:pPr>
            <w:r w:rsidRPr="00B44F9B">
              <w:rPr>
                <w:rFonts w:ascii="Consolas" w:hAnsi="Consolas"/>
                <w:color w:val="111111"/>
                <w:sz w:val="19"/>
                <w:lang w:val="es-ES"/>
              </w:rPr>
              <w:t>R_O2   = J_O2[:-1] - J_O2[1:] + (-i_ORR / (N_ELEC * p.F)) * dx</w:t>
            </w:r>
          </w:p>
          <w:p w14:paraId="78227C5B" w14:textId="6F384B8D" w:rsidR="0095159C" w:rsidRPr="00B44F9B" w:rsidRDefault="0095159C" w:rsidP="0095159C">
            <w:pPr>
              <w:jc w:val="both"/>
              <w:rPr>
                <w:rFonts w:ascii="Consolas" w:hAnsi="Consolas"/>
                <w:sz w:val="19"/>
                <w:lang w:val="pl-PL"/>
              </w:rPr>
            </w:pPr>
            <w:r w:rsidRPr="00B44F9B">
              <w:rPr>
                <w:rFonts w:ascii="Consolas" w:hAnsi="Consolas"/>
                <w:sz w:val="19"/>
                <w:lang w:val="pl-PL"/>
              </w:rPr>
              <w:t>R_phiL = i_L[:-1]  - i_L[1:]  + (</w:t>
            </w:r>
            <w:r w:rsidR="0006560A">
              <w:rPr>
                <w:rFonts w:ascii="Consolas" w:hAnsi="Consolas"/>
                <w:sz w:val="19"/>
                <w:lang w:val="pl-PL"/>
              </w:rPr>
              <w:t>-</w:t>
            </w:r>
            <w:r w:rsidRPr="00B44F9B">
              <w:rPr>
                <w:rFonts w:ascii="Consolas" w:hAnsi="Consolas"/>
                <w:sz w:val="19"/>
                <w:lang w:val="pl-PL"/>
              </w:rPr>
              <w:t>i_ORR) * dx</w:t>
            </w:r>
          </w:p>
          <w:p w14:paraId="157DFC2A" w14:textId="5C630524" w:rsidR="0095159C" w:rsidRPr="00B44F9B" w:rsidRDefault="0095159C" w:rsidP="00910DB9">
            <w:pPr>
              <w:jc w:val="both"/>
              <w:rPr>
                <w:rFonts w:ascii="Consolas" w:hAnsi="Consolas"/>
                <w:color w:val="111111"/>
                <w:sz w:val="19"/>
              </w:rPr>
            </w:pPr>
            <w:r w:rsidRPr="00B44F9B">
              <w:rPr>
                <w:rFonts w:ascii="Consolas" w:hAnsi="Consolas"/>
                <w:color w:val="111111"/>
                <w:sz w:val="19"/>
              </w:rPr>
              <w:t>R_phiS = i_s[:-1]  - i_s[1:]  + (</w:t>
            </w:r>
            <w:r w:rsidR="0006560A">
              <w:rPr>
                <w:rFonts w:ascii="Consolas" w:hAnsi="Consolas"/>
                <w:color w:val="111111"/>
                <w:sz w:val="19"/>
              </w:rPr>
              <w:t>+</w:t>
            </w:r>
            <w:r w:rsidRPr="00B44F9B">
              <w:rPr>
                <w:rFonts w:ascii="Consolas" w:hAnsi="Consolas"/>
                <w:color w:val="111111"/>
                <w:sz w:val="19"/>
              </w:rPr>
              <w:t>i_ORR) * dx</w:t>
            </w:r>
          </w:p>
        </w:tc>
      </w:tr>
    </w:tbl>
    <w:p w14:paraId="1CD451A8" w14:textId="77777777" w:rsidR="00953F8F" w:rsidRPr="00B11AA6" w:rsidRDefault="00953F8F" w:rsidP="00910DB9">
      <w:pPr>
        <w:jc w:val="both"/>
        <w:rPr>
          <w:rFonts w:ascii="Palatino Linotype" w:hAnsi="Palatino Linotype" w:cs="Times New Roman"/>
          <w:sz w:val="22"/>
          <w:szCs w:val="22"/>
        </w:rPr>
      </w:pPr>
    </w:p>
    <w:p w14:paraId="167560D5" w14:textId="064EEC85"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Each residual has the form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i-1/2</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i+1/2</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Δx</m:t>
        </m:r>
      </m:oMath>
      <w:r w:rsidRPr="00B11AA6">
        <w:rPr>
          <w:rFonts w:ascii="Palatino Linotype" w:hAnsi="Palatino Linotype" w:cs="Times New Roman"/>
          <w:sz w:val="22"/>
          <w:szCs w:val="22"/>
        </w:rPr>
        <w:t>: net flux out of the cell plus source equals zero.</w:t>
      </w:r>
    </w:p>
    <w:p w14:paraId="13D7A4D7" w14:textId="77777777" w:rsidR="001633AE" w:rsidRPr="00B11AA6" w:rsidRDefault="00910DB9" w:rsidP="00910DB9">
      <w:pPr>
        <w:jc w:val="both"/>
        <w:rPr>
          <w:rFonts w:ascii="Lato" w:hAnsi="Lato" w:cs="Times New Roman"/>
          <w:b/>
          <w:bCs/>
          <w:szCs w:val="22"/>
        </w:rPr>
      </w:pPr>
      <w:r w:rsidRPr="00B11AA6">
        <w:rPr>
          <w:rFonts w:ascii="Lato" w:hAnsi="Lato" w:cs="Times New Roman"/>
          <w:b/>
          <w:bCs/>
          <w:szCs w:val="22"/>
        </w:rPr>
        <w:t>Newton Solver and Voltage Continuation</w:t>
      </w:r>
    </w:p>
    <w:p w14:paraId="07911EB0" w14:textId="39C5F7CB" w:rsidR="00910DB9" w:rsidRPr="00B11AA6" w:rsidRDefault="00FE510E" w:rsidP="00910DB9">
      <w:pPr>
        <w:jc w:val="both"/>
        <w:rPr>
          <w:rFonts w:ascii="Palatino Linotype" w:hAnsi="Palatino Linotype" w:cs="Times New Roman"/>
          <w:b/>
          <w:bCs/>
          <w:sz w:val="22"/>
          <w:szCs w:val="22"/>
        </w:rPr>
      </w:pPr>
      <w:r w:rsidRPr="00B11AA6">
        <w:rPr>
          <w:rFonts w:ascii="Palatino Linotype" w:hAnsi="Palatino Linotype" w:cs="Times New Roman"/>
          <w:sz w:val="22"/>
          <w:szCs w:val="22"/>
        </w:rPr>
        <w:lastRenderedPageBreak/>
        <w:t>As mentioned previously, the assembled system</w:t>
      </w:r>
      <w:r w:rsidRPr="00B11AA6">
        <w:rPr>
          <w:rFonts w:ascii="Palatino Linotype" w:hAnsi="Palatino Linotype" w:cs="Times New Roman"/>
          <w:b/>
          <w:bCs/>
          <w:iCs/>
          <w:sz w:val="22"/>
          <w:szCs w:val="22"/>
        </w:rPr>
        <w:t xml:space="preserve"> </w:t>
      </w:r>
      <m:oMath>
        <m:r>
          <m:rPr>
            <m:sty m:val="b"/>
          </m:rPr>
          <w:rPr>
            <w:rFonts w:ascii="Cambria Math" w:hAnsi="Cambria Math"/>
            <w:sz w:val="22"/>
            <w:szCs w:val="22"/>
          </w:rPr>
          <m:t>F(u)</m:t>
        </m:r>
        <m:r>
          <w:rPr>
            <w:rFonts w:ascii="Cambria Math" w:hAnsi="Cambria Math"/>
            <w:sz w:val="22"/>
            <w:szCs w:val="22"/>
          </w:rPr>
          <m:t>=0</m:t>
        </m:r>
      </m:oMath>
      <w:r w:rsidRPr="00B11AA6">
        <w:rPr>
          <w:rFonts w:ascii="Palatino Linotype" w:hAnsi="Palatino Linotype" w:cs="Times New Roman"/>
          <w:sz w:val="22"/>
          <w:szCs w:val="22"/>
        </w:rPr>
        <w:t xml:space="preserve"> is nonlinear due to the exponential in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ORR</m:t>
            </m:r>
          </m:sub>
        </m:sSub>
      </m:oMath>
      <w:r w:rsidRPr="00B11AA6">
        <w:rPr>
          <w:rFonts w:ascii="Palatino Linotype" w:hAnsi="Palatino Linotype" w:cs="Times New Roman"/>
          <w:sz w:val="22"/>
          <w:szCs w:val="22"/>
        </w:rPr>
        <w:t xml:space="preserve">. We solve it with a </w:t>
      </w:r>
      <w:r w:rsidRPr="00B11AA6">
        <w:rPr>
          <w:rFonts w:ascii="Palatino Linotype" w:hAnsi="Palatino Linotype" w:cs="Times New Roman"/>
          <w:b/>
          <w:bCs/>
          <w:sz w:val="22"/>
          <w:szCs w:val="22"/>
        </w:rPr>
        <w:t xml:space="preserve">Newton method with step </w:t>
      </w:r>
      <w:r w:rsidR="00953F8F" w:rsidRPr="00B11AA6">
        <w:rPr>
          <w:rFonts w:ascii="Palatino Linotype" w:hAnsi="Palatino Linotype" w:cs="Times New Roman"/>
          <w:b/>
          <w:bCs/>
          <w:sz w:val="22"/>
          <w:szCs w:val="22"/>
        </w:rPr>
        <w:t>clamping</w:t>
      </w:r>
      <w:r w:rsidR="00953F8F" w:rsidRPr="00B11AA6">
        <w:rPr>
          <w:rFonts w:ascii="Palatino Linotype" w:hAnsi="Palatino Linotype" w:cs="Times New Roman"/>
          <w:sz w:val="22"/>
          <w:szCs w:val="22"/>
        </w:rPr>
        <w:t xml:space="preserve">. In other words, </w:t>
      </w:r>
      <w:r w:rsidRPr="00B11AA6">
        <w:rPr>
          <w:rFonts w:ascii="Palatino Linotype" w:hAnsi="Palatino Linotype" w:cs="Times New Roman"/>
          <w:sz w:val="22"/>
          <w:szCs w:val="22"/>
        </w:rPr>
        <w:t xml:space="preserve">given a current iterate </w:t>
      </w:r>
      <m:oMath>
        <m:sSup>
          <m:sSupPr>
            <m:ctrlPr>
              <w:rPr>
                <w:rFonts w:ascii="Cambria Math" w:hAnsi="Cambria Math"/>
                <w:sz w:val="22"/>
                <w:szCs w:val="22"/>
              </w:rPr>
            </m:ctrlPr>
          </m:sSupPr>
          <m:e>
            <m:r>
              <w:rPr>
                <w:rFonts w:ascii="Cambria Math" w:hAnsi="Cambria Math"/>
                <w:sz w:val="22"/>
                <w:szCs w:val="22"/>
              </w:rPr>
              <m:t>u</m:t>
            </m:r>
          </m:e>
          <m:sup>
            <m:r>
              <w:rPr>
                <w:rFonts w:ascii="Cambria Math" w:hAnsi="Cambria Math"/>
                <w:sz w:val="22"/>
                <w:szCs w:val="22"/>
              </w:rPr>
              <m:t>(k)</m:t>
            </m:r>
          </m:sup>
        </m:sSup>
      </m:oMath>
      <w:r w:rsidRPr="00B11AA6">
        <w:rPr>
          <w:rFonts w:ascii="Palatino Linotype" w:hAnsi="Palatino Linotype" w:cs="Times New Roman"/>
          <w:sz w:val="22"/>
          <w:szCs w:val="22"/>
        </w:rPr>
        <w:t xml:space="preserve">, compute the Jacobian </w:t>
      </w:r>
      <m:oMath>
        <m:r>
          <w:rPr>
            <w:rFonts w:ascii="Cambria Math" w:hAnsi="Cambria Math"/>
            <w:sz w:val="22"/>
            <w:szCs w:val="22"/>
          </w:rPr>
          <m:t>J=∂F/∂u</m:t>
        </m:r>
      </m:oMath>
      <w:r w:rsidRPr="00B11AA6">
        <w:rPr>
          <w:rFonts w:ascii="Palatino Linotype" w:hAnsi="Palatino Linotype" w:cs="Times New Roman"/>
          <w:sz w:val="22"/>
          <w:szCs w:val="22"/>
        </w:rPr>
        <w:t>, then update:</w:t>
      </w:r>
    </w:p>
    <w:p w14:paraId="59B7A00A" w14:textId="7039256C" w:rsidR="001633AE" w:rsidRPr="00B11AA6" w:rsidRDefault="00716590" w:rsidP="00910DB9">
      <w:pPr>
        <w:jc w:val="both"/>
        <w:rPr>
          <w:rFonts w:ascii="Palatino Linotype" w:hAnsi="Palatino Linotype" w:cs="Times New Roman"/>
          <w:i/>
          <w:iCs/>
          <w:sz w:val="22"/>
          <w:szCs w:val="22"/>
        </w:rPr>
      </w:pPr>
      <m:oMath>
        <m:sSup>
          <m:sSupPr>
            <m:ctrlPr>
              <w:rPr>
                <w:rFonts w:ascii="Cambria Math" w:hAnsi="Cambria Math"/>
                <w:sz w:val="22"/>
                <w:szCs w:val="22"/>
              </w:rPr>
            </m:ctrlPr>
          </m:sSupPr>
          <m:e>
            <m:r>
              <w:rPr>
                <w:rFonts w:ascii="Cambria Math" w:hAnsi="Cambria Math"/>
                <w:sz w:val="22"/>
                <w:szCs w:val="22"/>
              </w:rPr>
              <m:t>u</m:t>
            </m:r>
          </m:e>
          <m:sup>
            <m:r>
              <w:rPr>
                <w:rFonts w:ascii="Cambria Math" w:hAnsi="Cambria Math"/>
                <w:sz w:val="22"/>
                <w:szCs w:val="22"/>
              </w:rPr>
              <m:t>(</m:t>
            </m:r>
            <m:r>
              <w:rPr>
                <w:rFonts w:ascii="Cambria Math" w:hAnsi="Cambria Math"/>
                <w:sz w:val="22"/>
                <w:szCs w:val="22"/>
              </w:rPr>
              <m:t>k</m:t>
            </m:r>
            <m:r>
              <w:rPr>
                <w:rFonts w:ascii="Cambria Math" w:hAnsi="Cambria Math"/>
                <w:sz w:val="22"/>
                <w:szCs w:val="22"/>
              </w:rPr>
              <m:t>+1)</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u</m:t>
            </m:r>
          </m:e>
          <m:sup>
            <m:r>
              <w:rPr>
                <w:rFonts w:ascii="Cambria Math" w:hAnsi="Cambria Math"/>
                <w:sz w:val="22"/>
                <w:szCs w:val="22"/>
              </w:rPr>
              <m:t>(</m:t>
            </m:r>
            <m:r>
              <w:rPr>
                <w:rFonts w:ascii="Cambria Math" w:hAnsi="Cambria Math"/>
                <w:sz w:val="22"/>
                <w:szCs w:val="22"/>
              </w:rPr>
              <m:t>k</m:t>
            </m:r>
            <m:r>
              <w:rPr>
                <w:rFonts w:ascii="Cambria Math" w:hAnsi="Cambria Math"/>
                <w:sz w:val="22"/>
                <w:szCs w:val="22"/>
              </w:rPr>
              <m:t>)</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J</m:t>
            </m:r>
          </m:e>
          <m:sup>
            <m:r>
              <w:rPr>
                <w:rFonts w:ascii="Cambria Math" w:hAnsi="Cambria Math"/>
                <w:sz w:val="22"/>
                <w:szCs w:val="22"/>
              </w:rPr>
              <m:t>-</m:t>
            </m:r>
            <m:r>
              <w:rPr>
                <w:rFonts w:ascii="Cambria Math" w:hAnsi="Cambria Math"/>
                <w:sz w:val="22"/>
                <w:szCs w:val="22"/>
              </w:rPr>
              <m:t>1</m:t>
            </m:r>
          </m:sup>
        </m:sSup>
        <m:r>
          <w:rPr>
            <w:rFonts w:ascii="Cambria Math" w:hAnsi="Cambria Math"/>
            <w:sz w:val="22"/>
            <w:szCs w:val="22"/>
          </w:rPr>
          <m:t>F</m:t>
        </m:r>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u</m:t>
            </m:r>
          </m:e>
          <m:sup>
            <m:r>
              <w:rPr>
                <w:rFonts w:ascii="Cambria Math" w:hAnsi="Cambria Math"/>
                <w:sz w:val="22"/>
                <w:szCs w:val="22"/>
              </w:rPr>
              <m:t>(</m:t>
            </m:r>
            <m:r>
              <w:rPr>
                <w:rFonts w:ascii="Cambria Math" w:hAnsi="Cambria Math"/>
                <w:sz w:val="22"/>
                <w:szCs w:val="22"/>
              </w:rPr>
              <m:t>k</m:t>
            </m:r>
            <m:r>
              <w:rPr>
                <w:rFonts w:ascii="Cambria Math" w:hAnsi="Cambria Math"/>
                <w:sz w:val="22"/>
                <w:szCs w:val="22"/>
              </w:rPr>
              <m:t>)</m:t>
            </m:r>
          </m:sup>
        </m:sSup>
        <m:r>
          <w:rPr>
            <w:rFonts w:ascii="Cambria Math" w:hAnsi="Cambria Math"/>
            <w:sz w:val="22"/>
            <w:szCs w:val="22"/>
          </w:rPr>
          <m:t>)</m:t>
        </m:r>
      </m:oMath>
      <w:r w:rsidR="00DE1E67">
        <w:rPr>
          <w:rFonts w:ascii="Palatino Linotype" w:eastAsiaTheme="minorEastAsia" w:hAnsi="Palatino Linotype" w:cs="Times New Roman"/>
          <w:sz w:val="22"/>
          <w:szCs w:val="22"/>
        </w:rPr>
        <w:t xml:space="preserve">. </w:t>
      </w:r>
      <w:r w:rsidR="00910DB9" w:rsidRPr="00B11AA6">
        <w:rPr>
          <w:rFonts w:ascii="Palatino Linotype" w:hAnsi="Palatino Linotype" w:cs="Times New Roman"/>
          <w:sz w:val="22"/>
          <w:szCs w:val="22"/>
        </w:rPr>
        <w:t xml:space="preserve">The Jacobian is computed by </w:t>
      </w:r>
      <w:r w:rsidR="00910DB9" w:rsidRPr="00B11AA6">
        <w:rPr>
          <w:rFonts w:ascii="Palatino Linotype" w:hAnsi="Palatino Linotype" w:cs="Times New Roman"/>
          <w:b/>
          <w:bCs/>
          <w:sz w:val="22"/>
          <w:szCs w:val="22"/>
        </w:rPr>
        <w:t>forward finite differences</w:t>
      </w:r>
      <w:r w:rsidR="00225814" w:rsidRPr="00B11AA6">
        <w:rPr>
          <w:rFonts w:ascii="Palatino Linotype" w:hAnsi="Palatino Linotype" w:cs="Times New Roman"/>
          <w:sz w:val="22"/>
          <w:szCs w:val="22"/>
        </w:rPr>
        <w:t>,</w:t>
      </w:r>
      <w:r w:rsidR="00910DB9" w:rsidRPr="00B11AA6">
        <w:rPr>
          <w:rFonts w:ascii="Palatino Linotype" w:hAnsi="Palatino Linotype" w:cs="Times New Roman"/>
          <w:sz w:val="22"/>
          <w:szCs w:val="22"/>
        </w:rPr>
        <w:t xml:space="preserve"> perturbing each DOF by </w:t>
      </w:r>
      <m:oMath>
        <m:r>
          <w:rPr>
            <w:rFonts w:ascii="Cambria Math" w:hAnsi="Cambria Math"/>
            <w:sz w:val="22"/>
            <w:szCs w:val="22"/>
          </w:rPr>
          <m:t>h</m:t>
        </m:r>
        <m:r>
          <w:rPr>
            <w:rFonts w:ascii="Cambria Math" w:hAnsi="Cambria Math"/>
            <w:sz w:val="22"/>
            <w:szCs w:val="22"/>
          </w:rPr>
          <m:t>=</m:t>
        </m:r>
        <m:r>
          <w:rPr>
            <w:rFonts w:ascii="Cambria Math" w:hAnsi="Cambria Math"/>
            <w:sz w:val="22"/>
            <w:szCs w:val="22"/>
          </w:rPr>
          <m:t>ε</m:t>
        </m:r>
        <m:r>
          <w:rPr>
            <w:rFonts w:ascii="Cambria Math" w:hAnsi="Cambria Math"/>
            <w:sz w:val="22"/>
            <w:szCs w:val="22"/>
          </w:rPr>
          <m:t>⋅</m:t>
        </m:r>
        <m:r>
          <w:rPr>
            <w:rFonts w:ascii="Cambria Math" w:hAnsi="Cambria Math"/>
            <w:sz w:val="22"/>
            <w:szCs w:val="22"/>
          </w:rPr>
          <m:t>max</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u</m:t>
            </m:r>
          </m:e>
          <m:sub>
            <m:r>
              <w:rPr>
                <w:rFonts w:ascii="Cambria Math" w:hAnsi="Cambria Math"/>
                <w:sz w:val="22"/>
                <w:szCs w:val="22"/>
              </w:rPr>
              <m:t>j</m:t>
            </m:r>
          </m:sub>
        </m:sSub>
        <m:r>
          <w:rPr>
            <w:rFonts w:ascii="Cambria Math" w:hAnsi="Cambria Math"/>
            <w:sz w:val="22"/>
            <w:szCs w:val="22"/>
          </w:rPr>
          <m:t>|,1)</m:t>
        </m:r>
      </m:oMath>
      <w:r w:rsidR="00910DB9" w:rsidRPr="00B11AA6">
        <w:rPr>
          <w:rFonts w:ascii="Palatino Linotype" w:hAnsi="Palatino Linotype" w:cs="Times New Roman"/>
          <w:sz w:val="22"/>
          <w:szCs w:val="22"/>
        </w:rPr>
        <w:t xml:space="preserve"> with </w:t>
      </w:r>
      <m:oMath>
        <m:r>
          <w:rPr>
            <w:rFonts w:ascii="Cambria Math" w:hAnsi="Cambria Math"/>
            <w:sz w:val="22"/>
            <w:szCs w:val="22"/>
          </w:rPr>
          <m:t>ε</m:t>
        </m:r>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m:t>
            </m:r>
            <m:r>
              <w:rPr>
                <w:rFonts w:ascii="Cambria Math" w:hAnsi="Cambria Math"/>
                <w:sz w:val="22"/>
                <w:szCs w:val="22"/>
              </w:rPr>
              <m:t>7</m:t>
            </m:r>
          </m:sup>
        </m:sSup>
      </m:oMath>
      <w:r w:rsidR="00910DB9" w:rsidRPr="00B11AA6">
        <w:rPr>
          <w:rFonts w:ascii="Palatino Linotype" w:hAnsi="Palatino Linotype" w:cs="Times New Roman"/>
          <w:sz w:val="22"/>
          <w:szCs w:val="22"/>
        </w:rPr>
        <w:t xml:space="preserve"> and measuring the change in residual. This requires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DOF</m:t>
            </m:r>
          </m:sub>
        </m:sSub>
      </m:oMath>
      <w:r w:rsidR="00910DB9" w:rsidRPr="00B11AA6">
        <w:rPr>
          <w:rFonts w:ascii="Palatino Linotype" w:hAnsi="Palatino Linotype" w:cs="Times New Roman"/>
          <w:sz w:val="22"/>
          <w:szCs w:val="22"/>
        </w:rPr>
        <w:t xml:space="preserve"> residual evaluations per Newton step but </w:t>
      </w:r>
      <w:r w:rsidR="00225814" w:rsidRPr="00B11AA6">
        <w:rPr>
          <w:rFonts w:ascii="Palatino Linotype" w:hAnsi="Palatino Linotype" w:cs="Times New Roman"/>
          <w:sz w:val="22"/>
          <w:szCs w:val="22"/>
        </w:rPr>
        <w:t>need</w:t>
      </w:r>
      <w:r w:rsidR="00910DB9" w:rsidRPr="00B11AA6">
        <w:rPr>
          <w:rFonts w:ascii="Palatino Linotype" w:hAnsi="Palatino Linotype" w:cs="Times New Roman"/>
          <w:sz w:val="22"/>
          <w:szCs w:val="22"/>
        </w:rPr>
        <w:t>s no analytical derivatives.</w:t>
      </w:r>
      <w:r w:rsidR="001633AE" w:rsidRPr="00B11AA6">
        <w:rPr>
          <w:rFonts w:ascii="Palatino Linotype" w:hAnsi="Palatino Linotype" w:cs="Times New Roman"/>
          <w:sz w:val="22"/>
          <w:szCs w:val="22"/>
        </w:rPr>
        <w:t xml:space="preserve"> For further discussion of numerical methods, we recommend c</w:t>
      </w:r>
      <w:r w:rsidR="00225814" w:rsidRPr="00B11AA6">
        <w:rPr>
          <w:rFonts w:ascii="Palatino Linotype" w:hAnsi="Palatino Linotype" w:cs="Times New Roman"/>
          <w:sz w:val="22"/>
          <w:szCs w:val="22"/>
        </w:rPr>
        <w:t>onsulting</w:t>
      </w:r>
      <w:r w:rsidR="001633AE" w:rsidRPr="00B11AA6">
        <w:rPr>
          <w:rFonts w:ascii="Palatino Linotype" w:hAnsi="Palatino Linotype" w:cs="Times New Roman"/>
          <w:sz w:val="22"/>
          <w:szCs w:val="22"/>
        </w:rPr>
        <w:t xml:space="preserve"> </w:t>
      </w:r>
      <w:r w:rsidR="001633AE" w:rsidRPr="00B11AA6">
        <w:rPr>
          <w:rFonts w:ascii="Palatino Linotype" w:hAnsi="Palatino Linotype" w:cs="Times New Roman"/>
          <w:i/>
          <w:iCs/>
          <w:sz w:val="22"/>
          <w:szCs w:val="22"/>
        </w:rPr>
        <w:t>Numerical Methods for Engineers, S. C. Chapra and R. P. Canale, McGraw Hill.</w:t>
      </w:r>
      <w:sdt>
        <w:sdtPr>
          <w:rPr>
            <w:rFonts w:ascii="Palatino Linotype" w:hAnsi="Palatino Linotype" w:cs="Times New Roman"/>
            <w:i/>
            <w:iCs/>
            <w:sz w:val="22"/>
            <w:szCs w:val="22"/>
            <w:vertAlign w:val="superscript"/>
          </w:rPr>
          <w:tag w:val="MENDELEY_CITATION_v3_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"/>
          <w:id w:val="-207109421"/>
          <w:placeholder>
            <w:docPart w:val="DefaultPlaceholder_-1854013440"/>
          </w:placeholder>
        </w:sdtPr>
        <w:sdtEndPr/>
        <w:sdtContent>
          <w:r w:rsidR="00725507" w:rsidRPr="00B11AA6">
            <w:rPr>
              <w:rFonts w:ascii="Palatino Linotype" w:eastAsia="Times New Roman" w:hAnsi="Palatino Linotype"/>
              <w:i/>
              <w:sz w:val="22"/>
              <w:vertAlign w:val="superscript"/>
            </w:rPr>
            <w:t>14</w:t>
          </w:r>
        </w:sdtContent>
      </w:sdt>
    </w:p>
    <w:p w14:paraId="566AC4E4" w14:textId="2824EDE5" w:rsidR="00910DB9" w:rsidRPr="00B11AA6" w:rsidRDefault="00910DB9" w:rsidP="00910DB9">
      <w:pPr>
        <w:jc w:val="both"/>
        <w:rPr>
          <w:rFonts w:ascii="Palatino Linotype" w:hAnsi="Palatino Linotype" w:cs="Times New Roman"/>
          <w:i/>
          <w:iCs/>
          <w:sz w:val="22"/>
          <w:szCs w:val="22"/>
        </w:rPr>
      </w:pPr>
      <w:r w:rsidRPr="00B11AA6">
        <w:rPr>
          <w:rFonts w:ascii="Palatino Linotype" w:hAnsi="Palatino Linotype" w:cs="Times New Roman"/>
          <w:sz w:val="22"/>
          <w:szCs w:val="22"/>
        </w:rPr>
        <w:t>Two practical issues arise:</w:t>
      </w:r>
    </w:p>
    <w:p w14:paraId="591035F8" w14:textId="5889A9EE"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Row scaling.</w:t>
      </w:r>
      <w:r w:rsidRPr="00B11AA6">
        <w:rPr>
          <w:rFonts w:ascii="Palatino Linotype" w:hAnsi="Palatino Linotype" w:cs="Times New Roman"/>
          <w:sz w:val="22"/>
          <w:szCs w:val="22"/>
        </w:rPr>
        <w:t xml:space="preserve"> The O₂ residuals (scale </w:t>
      </w:r>
      <m:oMath>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-9</m:t>
            </m:r>
          </m:sup>
        </m:sSup>
      </m:oMath>
      <w:r w:rsidRPr="00B11AA6">
        <w:rPr>
          <w:rFonts w:ascii="Palatino Linotype" w:hAnsi="Palatino Linotype" w:cs="Times New Roman"/>
          <w:sz w:val="22"/>
          <w:szCs w:val="22"/>
        </w:rPr>
        <w:t xml:space="preserve">) and potential residuals (scale </w:t>
      </w:r>
      <m:oMath>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8</m:t>
            </m:r>
          </m:sup>
        </m:sSup>
      </m:oMath>
      <w:r w:rsidRPr="00B11AA6">
        <w:rPr>
          <w:rFonts w:ascii="Palatino Linotype" w:hAnsi="Palatino Linotype" w:cs="Times New Roman"/>
          <w:sz w:val="22"/>
          <w:szCs w:val="22"/>
        </w:rPr>
        <w:t>) differ by many orders of magnitude</w:t>
      </w:r>
      <w:r w:rsidR="001633AE" w:rsidRPr="00B11AA6">
        <w:rPr>
          <w:rFonts w:ascii="Palatino Linotype" w:hAnsi="Palatino Linotype" w:cs="Times New Roman"/>
          <w:sz w:val="22"/>
          <w:szCs w:val="22"/>
        </w:rPr>
        <w:t xml:space="preserve">. This is due to the natural scales at which we </w:t>
      </w:r>
      <w:r w:rsidR="00EF151B" w:rsidRPr="00B11AA6">
        <w:rPr>
          <w:rFonts w:ascii="Palatino Linotype" w:hAnsi="Palatino Linotype" w:cs="Times New Roman"/>
          <w:sz w:val="22"/>
          <w:szCs w:val="22"/>
        </w:rPr>
        <w:t>measure or report these variables</w:t>
      </w:r>
      <w:r w:rsidRPr="00B11AA6">
        <w:rPr>
          <w:rFonts w:ascii="Palatino Linotype" w:hAnsi="Palatino Linotype" w:cs="Times New Roman"/>
          <w:sz w:val="22"/>
          <w:szCs w:val="22"/>
        </w:rPr>
        <w:t>. Without scaling, the linear solver treats the small residuals as negligible. The fix is to normalize each equation by its own infinity norm before solving:</w:t>
      </w:r>
    </w:p>
    <w:tbl>
      <w:tblPr>
        <w:tblStyle w:val="TableGrid"/>
        <w:tblW w:w="0" w:type="auto"/>
        <w:jc w:val="center"/>
        <w:tblLook w:val="04A0" w:firstRow="1" w:lastRow="0" w:firstColumn="1" w:lastColumn="0" w:noHBand="0" w:noVBand="1"/>
      </w:tblPr>
      <w:tblGrid>
        <w:gridCol w:w="9360"/>
      </w:tblGrid>
      <w:tr w:rsidR="00421BD4" w:rsidRPr="00B11AA6" w14:paraId="5317801E" w14:textId="77777777" w:rsidTr="00B44F9B">
        <w:trPr>
          <w:jc w:val="center"/>
        </w:trPr>
        <w:tc>
          <w:tcPr>
            <w:tcW w:w="9360" w:type="dxa"/>
            <w:tcBorders>
              <w:top w:val="nil"/>
              <w:left w:val="nil"/>
              <w:bottom w:val="nil"/>
              <w:right w:val="nil"/>
            </w:tcBorders>
            <w:shd w:val="clear" w:color="F8F8F8" w:fill="F8F8F8"/>
          </w:tcPr>
          <w:p w14:paraId="05505AB0" w14:textId="77777777" w:rsidR="00421BD4" w:rsidRPr="00B44F9B" w:rsidRDefault="00421BD4" w:rsidP="00421BD4">
            <w:pPr>
              <w:jc w:val="both"/>
              <w:rPr>
                <w:rFonts w:ascii="Consolas" w:hAnsi="Consolas"/>
                <w:color w:val="111111"/>
                <w:sz w:val="19"/>
              </w:rPr>
            </w:pPr>
            <w:r w:rsidRPr="00B44F9B">
              <w:rPr>
                <w:rFonts w:ascii="Consolas" w:hAnsi="Consolas"/>
                <w:color w:val="111111"/>
                <w:sz w:val="19"/>
              </w:rPr>
              <w:t>scale = np.</w:t>
            </w:r>
            <w:r w:rsidRPr="00B44F9B">
              <w:rPr>
                <w:rFonts w:ascii="Consolas" w:hAnsi="Consolas"/>
                <w:b/>
                <w:color w:val="000000"/>
                <w:sz w:val="19"/>
              </w:rPr>
              <w:t>maximum</w:t>
            </w:r>
            <w:r w:rsidRPr="00B44F9B">
              <w:rPr>
                <w:rFonts w:ascii="Consolas" w:hAnsi="Consolas"/>
                <w:color w:val="111111"/>
                <w:sz w:val="19"/>
              </w:rPr>
              <w:t>(np.</w:t>
            </w:r>
            <w:r w:rsidRPr="00B44F9B">
              <w:rPr>
                <w:rFonts w:ascii="Consolas" w:hAnsi="Consolas"/>
                <w:b/>
                <w:color w:val="000000"/>
                <w:sz w:val="19"/>
              </w:rPr>
              <w:t>abs</w:t>
            </w:r>
            <w:r w:rsidRPr="00B44F9B">
              <w:rPr>
                <w:rFonts w:ascii="Consolas" w:hAnsi="Consolas"/>
                <w:color w:val="111111"/>
                <w:sz w:val="19"/>
              </w:rPr>
              <w:t>(J).max(axis=1), 1e-30)</w:t>
            </w:r>
          </w:p>
          <w:p w14:paraId="76B3D6CB" w14:textId="77777777" w:rsidR="00421BD4" w:rsidRPr="00B44F9B" w:rsidRDefault="00421BD4" w:rsidP="00421BD4">
            <w:pPr>
              <w:jc w:val="both"/>
              <w:rPr>
                <w:rFonts w:ascii="Consolas" w:hAnsi="Consolas"/>
                <w:color w:val="111111"/>
                <w:sz w:val="19"/>
              </w:rPr>
            </w:pPr>
            <w:r w:rsidRPr="00B44F9B">
              <w:rPr>
                <w:rFonts w:ascii="Consolas" w:hAnsi="Consolas"/>
                <w:color w:val="111111"/>
                <w:sz w:val="19"/>
              </w:rPr>
              <w:t xml:space="preserve">J_sc  = J  / scale[:, </w:t>
            </w:r>
            <w:r w:rsidRPr="00B44F9B">
              <w:rPr>
                <w:rFonts w:ascii="Consolas" w:hAnsi="Consolas"/>
                <w:b/>
                <w:color w:val="000000"/>
                <w:sz w:val="19"/>
              </w:rPr>
              <w:t>None</w:t>
            </w:r>
            <w:r w:rsidRPr="00B44F9B">
              <w:rPr>
                <w:rFonts w:ascii="Consolas" w:hAnsi="Consolas"/>
                <w:color w:val="111111"/>
                <w:sz w:val="19"/>
              </w:rPr>
              <w:t>]</w:t>
            </w:r>
          </w:p>
          <w:p w14:paraId="6C44272C" w14:textId="77777777" w:rsidR="00421BD4" w:rsidRPr="00B44F9B" w:rsidRDefault="00421BD4" w:rsidP="00421BD4">
            <w:pPr>
              <w:jc w:val="both"/>
              <w:rPr>
                <w:rFonts w:ascii="Consolas" w:hAnsi="Consolas"/>
                <w:color w:val="111111"/>
                <w:sz w:val="19"/>
              </w:rPr>
            </w:pPr>
            <w:r w:rsidRPr="00B44F9B">
              <w:rPr>
                <w:rFonts w:ascii="Consolas" w:hAnsi="Consolas"/>
                <w:color w:val="111111"/>
                <w:sz w:val="19"/>
              </w:rPr>
              <w:t>F_sc  = F0 / scale</w:t>
            </w:r>
          </w:p>
          <w:p w14:paraId="54301160" w14:textId="7BA61196" w:rsidR="00421BD4" w:rsidRPr="00B44F9B" w:rsidRDefault="00421BD4" w:rsidP="00910DB9">
            <w:pPr>
              <w:jc w:val="both"/>
              <w:rPr>
                <w:rFonts w:ascii="Consolas" w:hAnsi="Consolas"/>
                <w:color w:val="111111"/>
                <w:sz w:val="19"/>
              </w:rPr>
            </w:pPr>
            <w:r w:rsidRPr="00B44F9B">
              <w:rPr>
                <w:rFonts w:ascii="Consolas" w:hAnsi="Consolas"/>
                <w:color w:val="111111"/>
                <w:sz w:val="19"/>
              </w:rPr>
              <w:t>du    = scipy.linalg.</w:t>
            </w:r>
            <w:r w:rsidRPr="00B44F9B">
              <w:rPr>
                <w:rFonts w:ascii="Consolas" w:hAnsi="Consolas"/>
                <w:b/>
                <w:color w:val="000000"/>
                <w:sz w:val="19"/>
              </w:rPr>
              <w:t>solve</w:t>
            </w:r>
            <w:r w:rsidRPr="00B44F9B">
              <w:rPr>
                <w:rFonts w:ascii="Consolas" w:hAnsi="Consolas"/>
                <w:color w:val="111111"/>
                <w:sz w:val="19"/>
              </w:rPr>
              <w:t>(J_sc, -F_sc)</w:t>
            </w:r>
          </w:p>
        </w:tc>
      </w:tr>
    </w:tbl>
    <w:p w14:paraId="7B5BC083" w14:textId="77777777" w:rsidR="00421BD4" w:rsidRPr="00B11AA6" w:rsidRDefault="00421BD4" w:rsidP="00910DB9">
      <w:pPr>
        <w:jc w:val="both"/>
        <w:rPr>
          <w:rFonts w:ascii="Palatino Linotype" w:hAnsi="Palatino Linotype" w:cs="Times New Roman"/>
          <w:sz w:val="22"/>
          <w:szCs w:val="22"/>
        </w:rPr>
      </w:pPr>
    </w:p>
    <w:p w14:paraId="7BD696AE" w14:textId="0D1FB57A"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Step clamping.</w:t>
      </w:r>
      <w:r w:rsidRPr="00B11AA6">
        <w:rPr>
          <w:rFonts w:ascii="Palatino Linotype" w:hAnsi="Palatino Linotype" w:cs="Times New Roman"/>
          <w:sz w:val="22"/>
          <w:szCs w:val="22"/>
        </w:rPr>
        <w:t xml:space="preserve"> Near the starting guess, Newton steps can be large enough to push the iterate into unphysical territory (negative concentrations, potential jumps of volts). </w:t>
      </w:r>
      <w:r w:rsidR="001633AE" w:rsidRPr="00B11AA6">
        <w:rPr>
          <w:rFonts w:ascii="Palatino Linotype" w:hAnsi="Palatino Linotype" w:cs="Times New Roman"/>
          <w:sz w:val="22"/>
          <w:szCs w:val="22"/>
        </w:rPr>
        <w:t xml:space="preserve">We </w:t>
      </w:r>
      <w:r w:rsidR="00B332BA" w:rsidRPr="00B11AA6">
        <w:rPr>
          <w:rFonts w:ascii="Palatino Linotype" w:hAnsi="Palatino Linotype" w:cs="Times New Roman"/>
          <w:sz w:val="22"/>
          <w:szCs w:val="22"/>
        </w:rPr>
        <w:t xml:space="preserve">bound each Newton step, </w:t>
      </w:r>
      <w:commentRangeStart w:id="32"/>
      <w:r w:rsidR="00B332BA" w:rsidRPr="00B11AA6">
        <w:rPr>
          <w:rFonts w:ascii="Palatino Linotype" w:hAnsi="Palatino Linotype" w:cs="Times New Roman"/>
          <w:sz w:val="22"/>
          <w:szCs w:val="22"/>
        </w:rPr>
        <w:t>clipping</w:t>
      </w:r>
      <w:r w:rsidR="001633AE" w:rsidRPr="00B11AA6">
        <w:rPr>
          <w:rFonts w:ascii="Palatino Linotype" w:hAnsi="Palatino Linotype" w:cs="Times New Roman"/>
          <w:sz w:val="22"/>
          <w:szCs w:val="22"/>
        </w:rPr>
        <w:t xml:space="preserve"> the </w:t>
      </w:r>
      <w:r w:rsidR="00B332BA" w:rsidRPr="00B11AA6">
        <w:rPr>
          <w:rFonts w:ascii="Palatino Linotype" w:hAnsi="Palatino Linotype" w:cs="Times New Roman"/>
          <w:sz w:val="22"/>
          <w:szCs w:val="22"/>
        </w:rPr>
        <w:t xml:space="preserve">update </w:t>
      </w:r>
      <m:oMath>
        <m:r>
          <w:rPr>
            <w:rFonts w:ascii="Cambria Math" w:hAnsi="Cambria Math"/>
            <w:sz w:val="22"/>
            <w:szCs w:val="22"/>
          </w:rPr>
          <m:t>∂u</m:t>
        </m:r>
      </m:oMath>
      <w:r w:rsidR="00FD07C6" w:rsidRPr="00B11AA6" w:rsidDel="00FD07C6">
        <w:rPr>
          <w:rFonts w:ascii="Palatino Linotype" w:hAnsi="Palatino Linotype" w:cs="Times New Roman"/>
          <w:sz w:val="22"/>
          <w:szCs w:val="22"/>
        </w:rPr>
        <w:t xml:space="preserve"> </w:t>
      </w:r>
      <w:r w:rsidR="00B332BA" w:rsidRPr="00B11AA6">
        <w:rPr>
          <w:rFonts w:ascii="Palatino Linotype" w:hAnsi="Palatino Linotype" w:cs="Times New Roman"/>
          <w:sz w:val="22"/>
          <w:szCs w:val="22"/>
        </w:rPr>
        <w:t xml:space="preserve">before it is applied (at most 5 log-units in </w:t>
      </w:r>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O2</m:t>
                    </m:r>
                  </m:sub>
                </m:sSub>
              </m:e>
            </m:d>
          </m:e>
        </m:func>
      </m:oMath>
      <w:r w:rsidR="00FD07C6" w:rsidRPr="00B11AA6" w:rsidDel="00FD07C6">
        <w:rPr>
          <w:rFonts w:ascii="Palatino Linotype" w:hAnsi="Palatino Linotype" w:cs="Times New Roman"/>
          <w:sz w:val="22"/>
          <w:szCs w:val="22"/>
        </w:rPr>
        <w:t xml:space="preserve"> </w:t>
      </w:r>
      <w:commentRangeEnd w:id="32"/>
      <w:r w:rsidR="00FD07C6" w:rsidRPr="00B11AA6">
        <w:rPr>
          <w:rStyle w:val="CommentReference"/>
          <w:rFonts w:ascii="Palatino Linotype" w:hAnsi="Palatino Linotype" w:cs="Times New Roman"/>
          <w:sz w:val="22"/>
          <w:szCs w:val="22"/>
        </w:rPr>
        <w:commentReference w:id="32"/>
      </w:r>
      <w:r w:rsidR="00B332BA" w:rsidRPr="00B11AA6">
        <w:rPr>
          <w:rFonts w:ascii="Palatino Linotype" w:hAnsi="Palatino Linotype" w:cs="Times New Roman"/>
          <w:sz w:val="22"/>
          <w:szCs w:val="22"/>
        </w:rPr>
        <w:t>and 0.2 V in each potential).</w:t>
      </w:r>
    </w:p>
    <w:tbl>
      <w:tblPr>
        <w:tblStyle w:val="TableGrid"/>
        <w:tblW w:w="0" w:type="auto"/>
        <w:jc w:val="center"/>
        <w:tblLook w:val="04A0" w:firstRow="1" w:lastRow="0" w:firstColumn="1" w:lastColumn="0" w:noHBand="0" w:noVBand="1"/>
      </w:tblPr>
      <w:tblGrid>
        <w:gridCol w:w="9360"/>
      </w:tblGrid>
      <w:tr w:rsidR="009C486B" w:rsidRPr="00163E90" w14:paraId="782A02E8" w14:textId="77777777" w:rsidTr="00B44F9B">
        <w:trPr>
          <w:jc w:val="center"/>
        </w:trPr>
        <w:tc>
          <w:tcPr>
            <w:tcW w:w="9360" w:type="dxa"/>
            <w:tcBorders>
              <w:top w:val="nil"/>
              <w:left w:val="nil"/>
              <w:bottom w:val="nil"/>
              <w:right w:val="nil"/>
            </w:tcBorders>
            <w:shd w:val="clear" w:color="F8F8F8" w:fill="F8F8F8"/>
          </w:tcPr>
          <w:p w14:paraId="471FBA8B" w14:textId="77777777" w:rsidR="009C486B" w:rsidRPr="00B44F9B" w:rsidRDefault="009C486B" w:rsidP="009C486B">
            <w:pPr>
              <w:jc w:val="both"/>
              <w:rPr>
                <w:rFonts w:ascii="Consolas" w:hAnsi="Consolas"/>
                <w:color w:val="111111"/>
                <w:sz w:val="19"/>
              </w:rPr>
            </w:pPr>
            <w:r w:rsidRPr="00B44F9B">
              <w:rPr>
                <w:rFonts w:ascii="Consolas" w:hAnsi="Consolas"/>
                <w:i/>
                <w:color w:val="445588"/>
                <w:sz w:val="19"/>
              </w:rPr>
              <w:t># solver.py</w:t>
            </w:r>
          </w:p>
          <w:p w14:paraId="27442F2E" w14:textId="77777777" w:rsidR="009C486B" w:rsidRPr="00B44F9B" w:rsidRDefault="009C486B" w:rsidP="009C486B">
            <w:pPr>
              <w:jc w:val="both"/>
              <w:rPr>
                <w:rFonts w:ascii="Consolas" w:hAnsi="Consolas"/>
                <w:color w:val="111111"/>
                <w:sz w:val="19"/>
              </w:rPr>
            </w:pPr>
            <w:r w:rsidRPr="00B44F9B">
              <w:rPr>
                <w:rFonts w:ascii="Consolas" w:hAnsi="Consolas"/>
                <w:color w:val="111111"/>
                <w:sz w:val="19"/>
              </w:rPr>
              <w:t>du[0*N:1*N] = np.</w:t>
            </w:r>
            <w:r w:rsidRPr="00B44F9B">
              <w:rPr>
                <w:rFonts w:ascii="Consolas" w:hAnsi="Consolas"/>
                <w:b/>
                <w:color w:val="000000"/>
                <w:sz w:val="19"/>
              </w:rPr>
              <w:t>clip</w:t>
            </w:r>
            <w:r w:rsidRPr="00B44F9B">
              <w:rPr>
                <w:rFonts w:ascii="Consolas" w:hAnsi="Consolas"/>
                <w:color w:val="111111"/>
                <w:sz w:val="19"/>
              </w:rPr>
              <w:t xml:space="preserve">(du[0*N:1*N], -5.0, 5.0)   </w:t>
            </w:r>
            <w:r w:rsidRPr="00B44F9B">
              <w:rPr>
                <w:rFonts w:ascii="Consolas" w:hAnsi="Consolas"/>
                <w:i/>
                <w:color w:val="445588"/>
                <w:sz w:val="19"/>
              </w:rPr>
              <w:t># max 5 log-units in ln(c_O2)</w:t>
            </w:r>
          </w:p>
          <w:p w14:paraId="7DD2B287" w14:textId="77777777" w:rsidR="009C486B" w:rsidRPr="00B44F9B" w:rsidRDefault="009C486B" w:rsidP="009C486B">
            <w:pPr>
              <w:jc w:val="both"/>
              <w:rPr>
                <w:rFonts w:ascii="Consolas" w:hAnsi="Consolas"/>
                <w:color w:val="111111"/>
                <w:sz w:val="19"/>
                <w:lang w:val="fr-FR"/>
              </w:rPr>
            </w:pPr>
            <w:r w:rsidRPr="00B44F9B">
              <w:rPr>
                <w:rFonts w:ascii="Consolas" w:hAnsi="Consolas"/>
                <w:color w:val="111111"/>
                <w:sz w:val="19"/>
                <w:lang w:val="fr-FR"/>
              </w:rPr>
              <w:t>du[1*N:2*N] = np.</w:t>
            </w:r>
            <w:r w:rsidRPr="00B44F9B">
              <w:rPr>
                <w:rFonts w:ascii="Consolas" w:hAnsi="Consolas"/>
                <w:b/>
                <w:color w:val="000000"/>
                <w:sz w:val="19"/>
                <w:lang w:val="fr-FR"/>
              </w:rPr>
              <w:t>clip</w:t>
            </w:r>
            <w:r w:rsidRPr="00B44F9B">
              <w:rPr>
                <w:rFonts w:ascii="Consolas" w:hAnsi="Consolas"/>
                <w:color w:val="111111"/>
                <w:sz w:val="19"/>
                <w:lang w:val="fr-FR"/>
              </w:rPr>
              <w:t xml:space="preserve">(du[1*N:2*N], -0.2, 0.2)    </w:t>
            </w:r>
            <w:r w:rsidRPr="00B44F9B">
              <w:rPr>
                <w:rFonts w:ascii="Consolas" w:hAnsi="Consolas"/>
                <w:i/>
                <w:color w:val="445588"/>
                <w:sz w:val="19"/>
                <w:lang w:val="fr-FR"/>
              </w:rPr>
              <w:t># max 200 mV in phi_L</w:t>
            </w:r>
          </w:p>
          <w:p w14:paraId="4E99AA60" w14:textId="5987927A" w:rsidR="009C486B" w:rsidRPr="00B44F9B" w:rsidRDefault="009C486B" w:rsidP="00910DB9">
            <w:pPr>
              <w:jc w:val="both"/>
              <w:rPr>
                <w:rFonts w:ascii="Consolas" w:hAnsi="Consolas"/>
                <w:color w:val="111111"/>
                <w:sz w:val="19"/>
                <w:lang w:val="fr-FR"/>
              </w:rPr>
            </w:pPr>
            <w:r w:rsidRPr="00B44F9B">
              <w:rPr>
                <w:rFonts w:ascii="Consolas" w:hAnsi="Consolas"/>
                <w:color w:val="111111"/>
                <w:sz w:val="19"/>
                <w:lang w:val="fr-FR"/>
              </w:rPr>
              <w:t>du[2*N:3*N] = np.</w:t>
            </w:r>
            <w:r w:rsidRPr="00B44F9B">
              <w:rPr>
                <w:rFonts w:ascii="Consolas" w:hAnsi="Consolas"/>
                <w:b/>
                <w:color w:val="000000"/>
                <w:sz w:val="19"/>
                <w:lang w:val="fr-FR"/>
              </w:rPr>
              <w:t>clip</w:t>
            </w:r>
            <w:r w:rsidRPr="00B44F9B">
              <w:rPr>
                <w:rFonts w:ascii="Consolas" w:hAnsi="Consolas"/>
                <w:color w:val="111111"/>
                <w:sz w:val="19"/>
                <w:lang w:val="fr-FR"/>
              </w:rPr>
              <w:t xml:space="preserve">(du[2*N:3*N], -0.2, 0.2)    </w:t>
            </w:r>
            <w:r w:rsidRPr="00B44F9B">
              <w:rPr>
                <w:rFonts w:ascii="Consolas" w:hAnsi="Consolas"/>
                <w:i/>
                <w:color w:val="445588"/>
                <w:sz w:val="19"/>
                <w:lang w:val="fr-FR"/>
              </w:rPr>
              <w:t># max 200 mV in phi_s</w:t>
            </w:r>
          </w:p>
        </w:tc>
      </w:tr>
    </w:tbl>
    <w:p w14:paraId="541DC934" w14:textId="77777777" w:rsidR="009C486B" w:rsidRPr="00B11AA6" w:rsidRDefault="009C486B" w:rsidP="00910DB9">
      <w:pPr>
        <w:jc w:val="both"/>
        <w:rPr>
          <w:rFonts w:ascii="Palatino Linotype" w:hAnsi="Palatino Linotype" w:cs="Times New Roman"/>
          <w:sz w:val="22"/>
          <w:szCs w:val="22"/>
          <w:lang w:val="fr-FR"/>
        </w:rPr>
      </w:pPr>
    </w:p>
    <w:p w14:paraId="0A8D05EE" w14:textId="4B585D52"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To generate a full polarization curve, we start at a voltage close to OCV (1.00 V) where the solution is nearly trivial, solve Newton to convergence, then use that converged solution as the initial guess for the next voltage step. The step size adapts based on convergence difficulty:</w:t>
      </w:r>
    </w:p>
    <w:tbl>
      <w:tblPr>
        <w:tblStyle w:val="TableGrid"/>
        <w:tblW w:w="9360" w:type="dxa"/>
        <w:jc w:val="center"/>
        <w:tblLook w:val="04A0" w:firstRow="1" w:lastRow="0" w:firstColumn="1" w:lastColumn="0" w:noHBand="0" w:noVBand="1"/>
      </w:tblPr>
      <w:tblGrid>
        <w:gridCol w:w="9360"/>
      </w:tblGrid>
      <w:tr w:rsidR="00303196" w:rsidRPr="00B11AA6" w14:paraId="1F495607" w14:textId="77777777" w:rsidTr="00B44F9B">
        <w:trPr>
          <w:jc w:val="center"/>
        </w:trPr>
        <w:tc>
          <w:tcPr>
            <w:tcW w:w="9360" w:type="dxa"/>
            <w:tcBorders>
              <w:top w:val="nil"/>
              <w:left w:val="nil"/>
              <w:bottom w:val="nil"/>
              <w:right w:val="nil"/>
            </w:tcBorders>
            <w:shd w:val="clear" w:color="F8F8F8" w:fill="F8F8F8"/>
          </w:tcPr>
          <w:p w14:paraId="68F5B981" w14:textId="77777777" w:rsidR="00303196" w:rsidRPr="00B44F9B" w:rsidRDefault="00303196" w:rsidP="00303196">
            <w:pPr>
              <w:jc w:val="both"/>
              <w:rPr>
                <w:rFonts w:ascii="Consolas" w:hAnsi="Consolas"/>
                <w:color w:val="111111"/>
                <w:sz w:val="19"/>
              </w:rPr>
            </w:pPr>
            <w:r w:rsidRPr="00B44F9B">
              <w:rPr>
                <w:rFonts w:ascii="Consolas" w:hAnsi="Consolas"/>
                <w:i/>
                <w:color w:val="445588"/>
                <w:sz w:val="19"/>
              </w:rPr>
              <w:t># solver.py — adaptive step size logic</w:t>
            </w:r>
          </w:p>
          <w:p w14:paraId="35DA69C6" w14:textId="77777777" w:rsidR="00303196" w:rsidRPr="00B44F9B" w:rsidRDefault="00303196" w:rsidP="00303196">
            <w:pPr>
              <w:jc w:val="both"/>
              <w:rPr>
                <w:rFonts w:ascii="Consolas" w:hAnsi="Consolas"/>
                <w:color w:val="111111"/>
                <w:sz w:val="19"/>
              </w:rPr>
            </w:pPr>
            <w:r w:rsidRPr="00B44F9B">
              <w:rPr>
                <w:rFonts w:ascii="Consolas" w:hAnsi="Consolas"/>
                <w:b/>
                <w:color w:val="000000"/>
                <w:sz w:val="19"/>
              </w:rPr>
              <w:t>if</w:t>
            </w:r>
            <w:r w:rsidRPr="00B44F9B">
              <w:rPr>
                <w:rFonts w:ascii="Consolas" w:hAnsi="Consolas"/>
                <w:color w:val="111111"/>
                <w:sz w:val="19"/>
              </w:rPr>
              <w:t xml:space="preserve"> n_iter &lt;= 5:</w:t>
            </w:r>
          </w:p>
          <w:p w14:paraId="17189797" w14:textId="77777777" w:rsidR="00303196" w:rsidRPr="00B44F9B" w:rsidRDefault="00303196" w:rsidP="00303196">
            <w:pPr>
              <w:jc w:val="both"/>
              <w:rPr>
                <w:rFonts w:ascii="Consolas" w:hAnsi="Consolas"/>
                <w:color w:val="111111"/>
                <w:sz w:val="19"/>
              </w:rPr>
            </w:pPr>
            <w:r w:rsidRPr="00B44F9B">
              <w:rPr>
                <w:rFonts w:ascii="Consolas" w:hAnsi="Consolas"/>
                <w:color w:val="111111"/>
                <w:sz w:val="19"/>
              </w:rPr>
              <w:t xml:space="preserve">    dV = </w:t>
            </w:r>
            <w:r w:rsidRPr="00B44F9B">
              <w:rPr>
                <w:rFonts w:ascii="Consolas" w:hAnsi="Consolas"/>
                <w:b/>
                <w:color w:val="000000"/>
                <w:sz w:val="19"/>
              </w:rPr>
              <w:t>min</w:t>
            </w:r>
            <w:r w:rsidRPr="00B44F9B">
              <w:rPr>
                <w:rFonts w:ascii="Consolas" w:hAnsi="Consolas"/>
                <w:color w:val="111111"/>
                <w:sz w:val="19"/>
              </w:rPr>
              <w:t xml:space="preserve">(dV * 1.5, dV_max)   </w:t>
            </w:r>
            <w:r w:rsidRPr="00B44F9B">
              <w:rPr>
                <w:rFonts w:ascii="Consolas" w:hAnsi="Consolas"/>
                <w:i/>
                <w:color w:val="445588"/>
                <w:sz w:val="19"/>
              </w:rPr>
              <w:t># easy convergence: grow step</w:t>
            </w:r>
          </w:p>
          <w:p w14:paraId="257C3A59" w14:textId="77777777" w:rsidR="00303196" w:rsidRPr="00B44F9B" w:rsidRDefault="00303196" w:rsidP="00303196">
            <w:pPr>
              <w:jc w:val="both"/>
              <w:rPr>
                <w:rFonts w:ascii="Consolas" w:hAnsi="Consolas"/>
                <w:color w:val="111111"/>
                <w:sz w:val="19"/>
              </w:rPr>
            </w:pPr>
            <w:r w:rsidRPr="00B44F9B">
              <w:rPr>
                <w:rFonts w:ascii="Consolas" w:hAnsi="Consolas"/>
                <w:b/>
                <w:color w:val="000000"/>
                <w:sz w:val="19"/>
              </w:rPr>
              <w:t>elif</w:t>
            </w:r>
            <w:r w:rsidRPr="00B44F9B">
              <w:rPr>
                <w:rFonts w:ascii="Consolas" w:hAnsi="Consolas"/>
                <w:color w:val="111111"/>
                <w:sz w:val="19"/>
              </w:rPr>
              <w:t xml:space="preserve"> n_iter &gt; 20:</w:t>
            </w:r>
          </w:p>
          <w:p w14:paraId="29D72E8B" w14:textId="77777777" w:rsidR="00303196" w:rsidRPr="00B44F9B" w:rsidRDefault="00303196" w:rsidP="00303196">
            <w:pPr>
              <w:jc w:val="both"/>
              <w:rPr>
                <w:rFonts w:ascii="Consolas" w:hAnsi="Consolas"/>
                <w:color w:val="111111"/>
                <w:sz w:val="19"/>
              </w:rPr>
            </w:pPr>
            <w:r w:rsidRPr="00B44F9B">
              <w:rPr>
                <w:rFonts w:ascii="Consolas" w:hAnsi="Consolas"/>
                <w:color w:val="111111"/>
                <w:sz w:val="19"/>
              </w:rPr>
              <w:t xml:space="preserve">    dV = </w:t>
            </w:r>
            <w:r w:rsidRPr="00B44F9B">
              <w:rPr>
                <w:rFonts w:ascii="Consolas" w:hAnsi="Consolas"/>
                <w:b/>
                <w:color w:val="000000"/>
                <w:sz w:val="19"/>
              </w:rPr>
              <w:t>max</w:t>
            </w:r>
            <w:r w:rsidRPr="00B44F9B">
              <w:rPr>
                <w:rFonts w:ascii="Consolas" w:hAnsi="Consolas"/>
                <w:color w:val="111111"/>
                <w:sz w:val="19"/>
              </w:rPr>
              <w:t xml:space="preserve">(dV * 0.5, dV_min)   </w:t>
            </w:r>
            <w:r w:rsidRPr="00B44F9B">
              <w:rPr>
                <w:rFonts w:ascii="Consolas" w:hAnsi="Consolas"/>
                <w:i/>
                <w:color w:val="445588"/>
                <w:sz w:val="19"/>
              </w:rPr>
              <w:t># slow convergence: shrink step</w:t>
            </w:r>
          </w:p>
          <w:p w14:paraId="1D74A778" w14:textId="3C14D4A0" w:rsidR="00303196" w:rsidRPr="00B44F9B" w:rsidRDefault="00303196" w:rsidP="00910DB9">
            <w:pPr>
              <w:jc w:val="both"/>
              <w:rPr>
                <w:rFonts w:ascii="Consolas" w:hAnsi="Consolas"/>
                <w:color w:val="111111"/>
                <w:sz w:val="19"/>
              </w:rPr>
            </w:pPr>
            <w:r w:rsidRPr="00B44F9B">
              <w:rPr>
                <w:rFonts w:ascii="Consolas" w:hAnsi="Consolas"/>
                <w:i/>
                <w:color w:val="445588"/>
                <w:sz w:val="19"/>
              </w:rPr>
              <w:t># if Newton fails entirely: halve dV and retry same voltage</w:t>
            </w:r>
          </w:p>
        </w:tc>
      </w:tr>
    </w:tbl>
    <w:p w14:paraId="5A887F75"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This produces a dense, automatically resolved polarization curve from OCV down to the mass-transport-limited regime at 0.35 V with no user tuning.</w:t>
      </w:r>
    </w:p>
    <w:p w14:paraId="30B3F839" w14:textId="77777777" w:rsidR="002D6472" w:rsidRPr="00B11AA6" w:rsidRDefault="002D6472">
      <w:r w:rsidRPr="00B11AA6">
        <w:rPr>
          <w:rFonts w:ascii="Lato" w:hAnsi="Lato" w:cs="Times New Roman"/>
          <w:b/>
        </w:rPr>
        <w:t>Model Implementation</w:t>
      </w:r>
    </w:p>
    <w:p w14:paraId="2A223927" w14:textId="7CB459F7" w:rsidR="00D25C81" w:rsidRPr="00B11AA6" w:rsidRDefault="002D6472" w:rsidP="00910DB9">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Having specified the complete model, we now turn to its implementation. The model is built as a small, transparent NumPy and SciPy codebase in which every step of the discretization and solve is </w:t>
      </w:r>
      <w:r w:rsidR="00D62546" w:rsidRPr="00B11AA6">
        <w:rPr>
          <w:rFonts w:ascii="Palatino Linotype" w:hAnsi="Palatino Linotype" w:cs="Times New Roman"/>
          <w:sz w:val="22"/>
          <w:szCs w:val="22"/>
        </w:rPr>
        <w:t>clear</w:t>
      </w:r>
      <w:r w:rsidRPr="00B11AA6">
        <w:rPr>
          <w:rFonts w:ascii="Palatino Linotype" w:hAnsi="Palatino Linotype" w:cs="Times New Roman"/>
          <w:sz w:val="22"/>
          <w:szCs w:val="22"/>
        </w:rPr>
        <w:t>. We walk through the driver script, the parameter and mesh objects, and the modules that assemble and solve the discrete system, before building the model in four validated stages.</w:t>
      </w:r>
    </w:p>
    <w:p w14:paraId="31B38659" w14:textId="3ED7EE80" w:rsidR="00CB678E" w:rsidRPr="00B11AA6" w:rsidRDefault="002D6472" w:rsidP="00CB678E">
      <w:pPr>
        <w:rPr>
          <w:rFonts w:ascii="Palatino Linotype" w:hAnsi="Palatino Linotype" w:cs="Times New Roman"/>
          <w:sz w:val="22"/>
          <w:szCs w:val="22"/>
        </w:rPr>
      </w:pPr>
      <w:r w:rsidRPr="00B11AA6">
        <w:rPr>
          <w:rFonts w:ascii="Palatino Linotype" w:hAnsi="Palatino Linotype" w:cs="Times New Roman"/>
          <w:sz w:val="22"/>
          <w:szCs w:val="22"/>
        </w:rPr>
        <w:t>We begin by showing the main script (run_stage1.py). All models in this project share a common setup pattern. This project</w:t>
      </w:r>
      <w:r w:rsidRPr="00B11AA6" w:rsidDel="00045899">
        <w:rPr>
          <w:rFonts w:ascii="Palatino Linotype" w:hAnsi="Palatino Linotype" w:cs="Times New Roman"/>
          <w:sz w:val="22"/>
          <w:szCs w:val="22"/>
        </w:rPr>
        <w:t xml:space="preserve"> </w:t>
      </w:r>
      <w:r w:rsidRPr="00B11AA6">
        <w:rPr>
          <w:rFonts w:ascii="Palatino Linotype" w:hAnsi="Palatino Linotype" w:cs="Times New Roman"/>
          <w:sz w:val="22"/>
          <w:szCs w:val="22"/>
        </w:rPr>
        <w:t>requires three external packages: NumPy (arrays and linear algebra</w:t>
      </w:r>
      <w:r w:rsidR="00D62546" w:rsidRPr="00B11AA6">
        <w:rPr>
          <w:rFonts w:ascii="Palatino Linotype" w:hAnsi="Palatino Linotype" w:cs="Times New Roman"/>
          <w:sz w:val="22"/>
          <w:szCs w:val="22"/>
        </w:rPr>
        <w:t xml:space="preserve"> generation</w:t>
      </w:r>
      <w:r w:rsidRPr="00B11AA6">
        <w:rPr>
          <w:rFonts w:ascii="Palatino Linotype" w:hAnsi="Palatino Linotype" w:cs="Times New Roman"/>
          <w:sz w:val="22"/>
          <w:szCs w:val="22"/>
        </w:rPr>
        <w:t xml:space="preserve">), SciPy (dense linear algebra </w:t>
      </w:r>
      <w:r w:rsidR="00D62546" w:rsidRPr="00B11AA6">
        <w:rPr>
          <w:rFonts w:ascii="Palatino Linotype" w:hAnsi="Palatino Linotype" w:cs="Times New Roman"/>
          <w:sz w:val="22"/>
          <w:szCs w:val="22"/>
        </w:rPr>
        <w:t>solver via</w:t>
      </w:r>
      <w:r w:rsidRPr="00B11AA6">
        <w:rPr>
          <w:rFonts w:ascii="Palatino Linotype" w:hAnsi="Palatino Linotype" w:cs="Times New Roman"/>
          <w:sz w:val="22"/>
          <w:szCs w:val="22"/>
        </w:rPr>
        <w:t xml:space="preserve"> scipy.linalg.solve), and Matplotlib (plotting). The driver script (run_stage1.py) imports from each module, instantiates the two core objects</w:t>
      </w:r>
      <w:r w:rsidR="00D62546" w:rsidRPr="00B11AA6">
        <w:rPr>
          <w:rFonts w:ascii="Palatino Linotype" w:hAnsi="Palatino Linotype" w:cs="Times New Roman"/>
          <w:sz w:val="22"/>
          <w:szCs w:val="22"/>
        </w:rPr>
        <w:t xml:space="preserve"> (p = Params() and mesh = make_mesh(p))</w:t>
      </w:r>
      <w:r w:rsidRPr="00B11AA6">
        <w:rPr>
          <w:rFonts w:ascii="Palatino Linotype" w:hAnsi="Palatino Linotype" w:cs="Times New Roman"/>
          <w:sz w:val="22"/>
          <w:szCs w:val="22"/>
        </w:rPr>
        <w:t xml:space="preserve">, and passes them to </w:t>
      </w:r>
      <w:r w:rsidR="00892902">
        <w:rPr>
          <w:rFonts w:ascii="Palatino Linotype" w:hAnsi="Palatino Linotype" w:cs="Times New Roman"/>
          <w:sz w:val="22"/>
          <w:szCs w:val="22"/>
        </w:rPr>
        <w:t>specific</w:t>
      </w:r>
      <w:r w:rsidR="00892902"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function</w:t>
      </w:r>
      <w:r w:rsidR="00892902">
        <w:rPr>
          <w:rFonts w:ascii="Palatino Linotype" w:hAnsi="Palatino Linotype" w:cs="Times New Roman"/>
          <w:sz w:val="22"/>
          <w:szCs w:val="22"/>
        </w:rPr>
        <w:t>s</w:t>
      </w:r>
      <w:r w:rsidR="00E24CA7">
        <w:rPr>
          <w:rFonts w:ascii="Palatino Linotype" w:hAnsi="Palatino Linotype" w:cs="Times New Roman"/>
          <w:sz w:val="22"/>
          <w:szCs w:val="22"/>
        </w:rPr>
        <w:t>.</w:t>
      </w:r>
      <w:r w:rsidR="00CB678E">
        <w:rPr>
          <w:rFonts w:ascii="Palatino Linotype" w:hAnsi="Palatino Linotype" w:cs="Times New Roman"/>
          <w:sz w:val="22"/>
          <w:szCs w:val="22"/>
        </w:rPr>
        <w:t xml:space="preserve"> </w:t>
      </w:r>
      <w:r w:rsidR="00CB678E" w:rsidRPr="00B11AA6">
        <w:rPr>
          <w:rFonts w:ascii="Palatino Linotype" w:hAnsi="Palatino Linotype" w:cs="Times New Roman"/>
          <w:sz w:val="22"/>
          <w:szCs w:val="22"/>
        </w:rPr>
        <w:t>Every function in the project receives either p, mesh, or both as arguments. Understanding what these two objects hold is sufficient to read any subsequent code snippet.</w:t>
      </w:r>
    </w:p>
    <w:p w14:paraId="19F0DD8C" w14:textId="4F35C90A" w:rsidR="002D6472" w:rsidRPr="00B11AA6" w:rsidRDefault="002D6472" w:rsidP="00B94C88">
      <w:pPr>
        <w:jc w:val="both"/>
        <w:rPr>
          <w:rFonts w:ascii="Palatino Linotype" w:hAnsi="Palatino Linotype" w:cs="Times New Roman"/>
          <w:sz w:val="22"/>
          <w:szCs w:val="22"/>
        </w:rPr>
      </w:pPr>
    </w:p>
    <w:tbl>
      <w:tblPr>
        <w:tblStyle w:val="TableGrid"/>
        <w:tblW w:w="9360" w:type="dxa"/>
        <w:jc w:val="center"/>
        <w:tblLook w:val="04A0" w:firstRow="1" w:lastRow="0" w:firstColumn="1" w:lastColumn="0" w:noHBand="0" w:noVBand="1"/>
      </w:tblPr>
      <w:tblGrid>
        <w:gridCol w:w="9360"/>
      </w:tblGrid>
      <w:tr w:rsidR="002D6472" w:rsidRPr="00B11AA6" w14:paraId="0A2D24A0" w14:textId="77777777" w:rsidTr="00B44F9B">
        <w:trPr>
          <w:trHeight w:val="2598"/>
          <w:jc w:val="center"/>
        </w:trPr>
        <w:tc>
          <w:tcPr>
            <w:tcW w:w="9360" w:type="dxa"/>
            <w:tcBorders>
              <w:top w:val="nil"/>
              <w:left w:val="nil"/>
              <w:bottom w:val="nil"/>
              <w:right w:val="nil"/>
            </w:tcBorders>
            <w:shd w:val="clear" w:color="F8F8F8" w:fill="F8F8F8"/>
          </w:tcPr>
          <w:p w14:paraId="486FF1DD" w14:textId="77777777" w:rsidR="002D6472" w:rsidRPr="00B44F9B" w:rsidRDefault="002D6472" w:rsidP="00BE1711">
            <w:pPr>
              <w:rPr>
                <w:rFonts w:ascii="Consolas" w:hAnsi="Consolas"/>
                <w:color w:val="111111"/>
                <w:sz w:val="19"/>
              </w:rPr>
            </w:pPr>
            <w:r w:rsidRPr="00B44F9B">
              <w:rPr>
                <w:rFonts w:ascii="Consolas" w:hAnsi="Consolas"/>
                <w:i/>
                <w:color w:val="445588"/>
                <w:sz w:val="19"/>
              </w:rPr>
              <w:t># run_stage1.py — master setup</w:t>
            </w:r>
          </w:p>
          <w:p w14:paraId="099E995C"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params </w:t>
            </w:r>
            <w:r w:rsidRPr="00B44F9B">
              <w:rPr>
                <w:rFonts w:ascii="Consolas" w:hAnsi="Consolas"/>
                <w:b/>
                <w:color w:val="000000"/>
                <w:sz w:val="19"/>
              </w:rPr>
              <w:t>import</w:t>
            </w:r>
            <w:r w:rsidRPr="00B44F9B">
              <w:rPr>
                <w:rFonts w:ascii="Consolas" w:hAnsi="Consolas"/>
                <w:color w:val="111111"/>
                <w:sz w:val="19"/>
              </w:rPr>
              <w:t xml:space="preserve"> Params</w:t>
            </w:r>
          </w:p>
          <w:p w14:paraId="246E0B62"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mesh </w:t>
            </w:r>
            <w:r w:rsidRPr="00B44F9B">
              <w:rPr>
                <w:rFonts w:ascii="Consolas" w:hAnsi="Consolas"/>
                <w:b/>
                <w:color w:val="000000"/>
                <w:sz w:val="19"/>
              </w:rPr>
              <w:t>import</w:t>
            </w:r>
            <w:r w:rsidRPr="00B44F9B">
              <w:rPr>
                <w:rFonts w:ascii="Consolas" w:hAnsi="Consolas"/>
                <w:color w:val="111111"/>
                <w:sz w:val="19"/>
              </w:rPr>
              <w:t xml:space="preserve"> make_mesh</w:t>
            </w:r>
          </w:p>
          <w:p w14:paraId="2CB7617B"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kinetics </w:t>
            </w:r>
            <w:r w:rsidRPr="00B44F9B">
              <w:rPr>
                <w:rFonts w:ascii="Consolas" w:hAnsi="Consolas"/>
                <w:b/>
                <w:color w:val="000000"/>
                <w:sz w:val="19"/>
              </w:rPr>
              <w:t>import</w:t>
            </w:r>
            <w:r w:rsidRPr="00B44F9B">
              <w:rPr>
                <w:rFonts w:ascii="Consolas" w:hAnsi="Consolas"/>
                <w:color w:val="111111"/>
                <w:sz w:val="19"/>
              </w:rPr>
              <w:t xml:space="preserve"> R_ORR</w:t>
            </w:r>
          </w:p>
          <w:p w14:paraId="12236BFA"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transport </w:t>
            </w:r>
            <w:r w:rsidRPr="00B44F9B">
              <w:rPr>
                <w:rFonts w:ascii="Consolas" w:hAnsi="Consolas"/>
                <w:b/>
                <w:color w:val="000000"/>
                <w:sz w:val="19"/>
              </w:rPr>
              <w:t>import</w:t>
            </w:r>
            <w:r w:rsidRPr="00B44F9B">
              <w:rPr>
                <w:rFonts w:ascii="Consolas" w:hAnsi="Consolas"/>
                <w:color w:val="111111"/>
                <w:sz w:val="19"/>
              </w:rPr>
              <w:t xml:space="preserve"> diffusion_face_fluxes, ohmic_face_fluxes</w:t>
            </w:r>
          </w:p>
          <w:p w14:paraId="73F20373"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assembly_stage1 </w:t>
            </w:r>
            <w:r w:rsidRPr="00B44F9B">
              <w:rPr>
                <w:rFonts w:ascii="Consolas" w:hAnsi="Consolas"/>
                <w:b/>
                <w:color w:val="000000"/>
                <w:sz w:val="19"/>
              </w:rPr>
              <w:t>import</w:t>
            </w:r>
            <w:r w:rsidRPr="00B44F9B">
              <w:rPr>
                <w:rFonts w:ascii="Consolas" w:hAnsi="Consolas"/>
                <w:color w:val="111111"/>
                <w:sz w:val="19"/>
              </w:rPr>
              <w:t xml:space="preserve"> residual_stage1, compute_current</w:t>
            </w:r>
          </w:p>
          <w:p w14:paraId="267B445F"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solver </w:t>
            </w:r>
            <w:r w:rsidRPr="00B44F9B">
              <w:rPr>
                <w:rFonts w:ascii="Consolas" w:hAnsi="Consolas"/>
                <w:b/>
                <w:color w:val="000000"/>
                <w:sz w:val="19"/>
              </w:rPr>
              <w:t>import</w:t>
            </w:r>
            <w:r w:rsidRPr="00B44F9B">
              <w:rPr>
                <w:rFonts w:ascii="Consolas" w:hAnsi="Consolas"/>
                <w:color w:val="111111"/>
                <w:sz w:val="19"/>
              </w:rPr>
              <w:t xml:space="preserve"> voltage_sweep</w:t>
            </w:r>
          </w:p>
          <w:p w14:paraId="61FAB212"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plot_results </w:t>
            </w:r>
            <w:r w:rsidRPr="00B44F9B">
              <w:rPr>
                <w:rFonts w:ascii="Consolas" w:hAnsi="Consolas"/>
                <w:b/>
                <w:color w:val="000000"/>
                <w:sz w:val="19"/>
              </w:rPr>
              <w:t>import</w:t>
            </w:r>
            <w:r w:rsidRPr="00B44F9B">
              <w:rPr>
                <w:rFonts w:ascii="Consolas" w:hAnsi="Consolas"/>
                <w:color w:val="111111"/>
                <w:sz w:val="19"/>
              </w:rPr>
              <w:t xml:space="preserve"> plot_polarization, plot_profiles</w:t>
            </w:r>
          </w:p>
          <w:p w14:paraId="698E5A44" w14:textId="77777777" w:rsidR="002D6472" w:rsidRPr="00B44F9B" w:rsidRDefault="002D6472" w:rsidP="00BE1711">
            <w:pPr>
              <w:rPr>
                <w:rFonts w:ascii="Consolas" w:hAnsi="Consolas"/>
                <w:color w:val="111111"/>
                <w:sz w:val="19"/>
              </w:rPr>
            </w:pPr>
          </w:p>
          <w:p w14:paraId="1529DAF7" w14:textId="77777777" w:rsidR="002D6472" w:rsidRPr="00B44F9B" w:rsidRDefault="002D6472" w:rsidP="00BE1711">
            <w:pPr>
              <w:rPr>
                <w:rFonts w:ascii="Consolas" w:hAnsi="Consolas"/>
                <w:color w:val="111111"/>
                <w:sz w:val="19"/>
              </w:rPr>
            </w:pPr>
            <w:r w:rsidRPr="00B44F9B">
              <w:rPr>
                <w:rFonts w:ascii="Consolas" w:hAnsi="Consolas"/>
                <w:color w:val="111111"/>
                <w:sz w:val="19"/>
              </w:rPr>
              <w:t xml:space="preserve">p    = </w:t>
            </w:r>
            <w:r w:rsidRPr="00B44F9B">
              <w:rPr>
                <w:rFonts w:ascii="Consolas" w:hAnsi="Consolas"/>
                <w:b/>
                <w:color w:val="000000"/>
                <w:sz w:val="19"/>
              </w:rPr>
              <w:t>Params</w:t>
            </w:r>
            <w:r w:rsidRPr="00B44F9B">
              <w:rPr>
                <w:rFonts w:ascii="Consolas" w:hAnsi="Consolas"/>
                <w:color w:val="111111"/>
                <w:sz w:val="19"/>
              </w:rPr>
              <w:t xml:space="preserve">() </w:t>
            </w:r>
            <w:r w:rsidRPr="00B44F9B">
              <w:rPr>
                <w:rFonts w:ascii="Consolas" w:hAnsi="Consolas"/>
                <w:i/>
                <w:color w:val="445588"/>
                <w:sz w:val="19"/>
              </w:rPr>
              <w:t># single authoritative parameter object — passed everywhere as "p"</w:t>
            </w:r>
          </w:p>
          <w:p w14:paraId="01C1FDAA" w14:textId="77777777" w:rsidR="002D6472" w:rsidRPr="00B44F9B" w:rsidRDefault="002D6472" w:rsidP="00BE1711">
            <w:pPr>
              <w:rPr>
                <w:rFonts w:ascii="Consolas" w:hAnsi="Consolas"/>
                <w:color w:val="111111"/>
                <w:sz w:val="19"/>
              </w:rPr>
            </w:pPr>
            <w:r w:rsidRPr="00B44F9B">
              <w:rPr>
                <w:rFonts w:ascii="Consolas" w:hAnsi="Consolas"/>
                <w:color w:val="111111"/>
                <w:sz w:val="19"/>
              </w:rPr>
              <w:t xml:space="preserve">mesh = </w:t>
            </w:r>
            <w:r w:rsidRPr="00B44F9B">
              <w:rPr>
                <w:rFonts w:ascii="Consolas" w:hAnsi="Consolas"/>
                <w:b/>
                <w:color w:val="000000"/>
                <w:sz w:val="19"/>
              </w:rPr>
              <w:t>make_mesh</w:t>
            </w:r>
            <w:r w:rsidRPr="00B44F9B">
              <w:rPr>
                <w:rFonts w:ascii="Consolas" w:hAnsi="Consolas"/>
                <w:color w:val="111111"/>
                <w:sz w:val="19"/>
              </w:rPr>
              <w:t xml:space="preserve">(p)  </w:t>
            </w:r>
            <w:r w:rsidRPr="00B44F9B">
              <w:rPr>
                <w:rFonts w:ascii="Consolas" w:hAnsi="Consolas"/>
                <w:i/>
                <w:color w:val="445588"/>
                <w:sz w:val="19"/>
              </w:rPr>
              <w:t># reads p.L_CL and p.N_CL; returns mesh.dx, mesh.xc, mesh.xf</w:t>
            </w:r>
          </w:p>
        </w:tc>
      </w:tr>
    </w:tbl>
    <w:p w14:paraId="0D9888B8" w14:textId="77777777" w:rsidR="00CE1AC9" w:rsidRDefault="00CE1AC9" w:rsidP="009976EC">
      <w:pPr>
        <w:jc w:val="both"/>
        <w:rPr>
          <w:rFonts w:ascii="Lato" w:hAnsi="Lato" w:cs="Times New Roman"/>
          <w:b/>
          <w:bCs/>
          <w:szCs w:val="22"/>
        </w:rPr>
      </w:pPr>
    </w:p>
    <w:p w14:paraId="1438CFFD" w14:textId="7375E9D5" w:rsidR="002D6472" w:rsidRPr="00B11AA6" w:rsidRDefault="002D6472" w:rsidP="009976EC">
      <w:pPr>
        <w:jc w:val="both"/>
        <w:rPr>
          <w:rFonts w:ascii="Lato" w:hAnsi="Lato" w:cs="Times New Roman"/>
          <w:b/>
          <w:bCs/>
          <w:szCs w:val="22"/>
        </w:rPr>
      </w:pPr>
      <w:r w:rsidRPr="00B11AA6">
        <w:rPr>
          <w:rFonts w:ascii="Lato" w:hAnsi="Lato" w:cs="Times New Roman"/>
          <w:b/>
          <w:bCs/>
          <w:szCs w:val="22"/>
        </w:rPr>
        <w:t>Organizing Parameters: A</w:t>
      </w:r>
      <w:r w:rsidRPr="00B11AA6" w:rsidDel="00045899">
        <w:rPr>
          <w:rFonts w:ascii="Lato" w:hAnsi="Lato" w:cs="Times New Roman"/>
          <w:b/>
          <w:bCs/>
          <w:szCs w:val="22"/>
        </w:rPr>
        <w:t xml:space="preserve"> </w:t>
      </w:r>
      <w:r w:rsidR="00A575E8" w:rsidRPr="00B11AA6">
        <w:rPr>
          <w:rFonts w:ascii="Lato" w:hAnsi="Lato" w:cs="Times New Roman"/>
          <w:b/>
          <w:bCs/>
          <w:szCs w:val="22"/>
        </w:rPr>
        <w:t>Dataclass</w:t>
      </w:r>
      <w:r w:rsidRPr="00B11AA6">
        <w:rPr>
          <w:rFonts w:ascii="Lato" w:hAnsi="Lato" w:cs="Times New Roman"/>
          <w:b/>
          <w:bCs/>
          <w:szCs w:val="22"/>
        </w:rPr>
        <w:t xml:space="preserve"> as a Physics Container</w:t>
      </w:r>
    </w:p>
    <w:p w14:paraId="628FCE04" w14:textId="17F83E0F" w:rsidR="002D6472" w:rsidRPr="00B11AA6" w:rsidRDefault="002D6472" w:rsidP="009976EC">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A recurring practical challenge in multiphysics modeling is managing the large number of physical constants, geometry parameters, and derived quantities. It is good practice to use a Python dataclass </w:t>
      </w:r>
      <w:r w:rsidR="00A575E8" w:rsidRPr="00B11AA6">
        <w:rPr>
          <w:rFonts w:ascii="Palatino Linotype" w:hAnsi="Palatino Linotype" w:cs="Times New Roman"/>
          <w:sz w:val="22"/>
          <w:szCs w:val="22"/>
        </w:rPr>
        <w:t>to build</w:t>
      </w:r>
      <w:r w:rsidRPr="00B11AA6">
        <w:rPr>
          <w:rFonts w:ascii="Palatino Linotype" w:hAnsi="Palatino Linotype" w:cs="Times New Roman"/>
          <w:sz w:val="22"/>
          <w:szCs w:val="22"/>
        </w:rPr>
        <w:t xml:space="preserve"> a self-consistent parameter container. This </w:t>
      </w:r>
      <w:r w:rsidRPr="00B11AA6">
        <w:rPr>
          <w:rFonts w:ascii="Palatino Linotype" w:hAnsi="Palatino Linotype" w:cs="Courier New"/>
          <w:sz w:val="22"/>
          <w:szCs w:val="22"/>
        </w:rPr>
        <w:t>params.py</w:t>
      </w:r>
      <w:r w:rsidRPr="00B11AA6">
        <w:rPr>
          <w:rFonts w:ascii="Palatino Linotype" w:hAnsi="Palatino Linotype" w:cs="Times New Roman"/>
          <w:sz w:val="22"/>
          <w:szCs w:val="22"/>
        </w:rPr>
        <w:t xml:space="preserve"> class contains all physical constants, geometry, and material properties. Derived quantities (effective transport coefficients, boundary condition values) are computed automatically on instantiation via __post_init__ and refreshed by calling p.recompute() after any change.</w:t>
      </w:r>
    </w:p>
    <w:tbl>
      <w:tblPr>
        <w:tblStyle w:val="TableGrid"/>
        <w:tblW w:w="9360" w:type="dxa"/>
        <w:jc w:val="center"/>
        <w:tblLook w:val="04A0" w:firstRow="1" w:lastRow="0" w:firstColumn="1" w:lastColumn="0" w:noHBand="0" w:noVBand="1"/>
      </w:tblPr>
      <w:tblGrid>
        <w:gridCol w:w="9360"/>
      </w:tblGrid>
      <w:tr w:rsidR="002D6472" w:rsidRPr="00B11AA6" w14:paraId="33CDCC43" w14:textId="77777777" w:rsidTr="00B44F9B">
        <w:trPr>
          <w:jc w:val="center"/>
        </w:trPr>
        <w:tc>
          <w:tcPr>
            <w:tcW w:w="9360" w:type="dxa"/>
            <w:tcBorders>
              <w:top w:val="nil"/>
              <w:left w:val="nil"/>
              <w:bottom w:val="nil"/>
              <w:right w:val="nil"/>
            </w:tcBorders>
            <w:shd w:val="clear" w:color="F8F8F8" w:fill="F8F8F8"/>
          </w:tcPr>
          <w:p w14:paraId="41DF5B38" w14:textId="77777777" w:rsidR="002D6472" w:rsidRPr="00B44F9B" w:rsidRDefault="002D6472" w:rsidP="00505E12">
            <w:pPr>
              <w:jc w:val="both"/>
              <w:rPr>
                <w:rFonts w:ascii="Consolas" w:hAnsi="Consolas"/>
                <w:color w:val="111111"/>
                <w:sz w:val="19"/>
              </w:rPr>
            </w:pPr>
            <w:r w:rsidRPr="00B44F9B">
              <w:rPr>
                <w:rFonts w:ascii="Consolas" w:hAnsi="Consolas"/>
                <w:i/>
                <w:color w:val="445588"/>
                <w:sz w:val="19"/>
              </w:rPr>
              <w:t># params.py</w:t>
            </w:r>
          </w:p>
          <w:p w14:paraId="30BB4CF6" w14:textId="77777777" w:rsidR="002D6472" w:rsidRPr="00B44F9B" w:rsidRDefault="002D6472" w:rsidP="00505E12">
            <w:pPr>
              <w:jc w:val="both"/>
              <w:rPr>
                <w:rFonts w:ascii="Consolas" w:hAnsi="Consolas"/>
                <w:color w:val="111111"/>
                <w:sz w:val="19"/>
              </w:rPr>
            </w:pPr>
            <w:r w:rsidRPr="00B44F9B">
              <w:rPr>
                <w:rFonts w:ascii="Consolas" w:hAnsi="Consolas"/>
                <w:b/>
                <w:color w:val="000000"/>
                <w:sz w:val="19"/>
              </w:rPr>
              <w:t>@dataclass</w:t>
            </w:r>
          </w:p>
          <w:p w14:paraId="1C843623" w14:textId="77777777" w:rsidR="002D6472" w:rsidRPr="00B44F9B" w:rsidRDefault="002D6472" w:rsidP="00505E12">
            <w:pPr>
              <w:jc w:val="both"/>
              <w:rPr>
                <w:rFonts w:ascii="Consolas" w:hAnsi="Consolas"/>
                <w:color w:val="111111"/>
                <w:sz w:val="19"/>
              </w:rPr>
            </w:pPr>
            <w:r w:rsidRPr="00B44F9B">
              <w:rPr>
                <w:rFonts w:ascii="Consolas" w:hAnsi="Consolas"/>
                <w:b/>
                <w:color w:val="000000"/>
                <w:sz w:val="19"/>
              </w:rPr>
              <w:t>class</w:t>
            </w:r>
            <w:r w:rsidRPr="00B44F9B">
              <w:rPr>
                <w:rFonts w:ascii="Consolas" w:hAnsi="Consolas"/>
                <w:color w:val="111111"/>
                <w:sz w:val="19"/>
              </w:rPr>
              <w:t xml:space="preserve"> Params:</w:t>
            </w:r>
          </w:p>
          <w:p w14:paraId="171D9C1B"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i/>
                <w:color w:val="445588"/>
                <w:sz w:val="19"/>
              </w:rPr>
              <w:t># Physical constants</w:t>
            </w:r>
          </w:p>
          <w:p w14:paraId="65FA84E8"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F: float = 96485.332    </w:t>
            </w:r>
            <w:r w:rsidRPr="00B44F9B">
              <w:rPr>
                <w:rFonts w:ascii="Consolas" w:hAnsi="Consolas"/>
                <w:i/>
                <w:color w:val="445588"/>
                <w:sz w:val="19"/>
              </w:rPr>
              <w:t># C/mol  (Faraday)</w:t>
            </w:r>
          </w:p>
          <w:p w14:paraId="56C9B4F6"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R: float = 8.314463     </w:t>
            </w:r>
            <w:r w:rsidRPr="00B44F9B">
              <w:rPr>
                <w:rFonts w:ascii="Consolas" w:hAnsi="Consolas"/>
                <w:i/>
                <w:color w:val="445588"/>
                <w:sz w:val="19"/>
              </w:rPr>
              <w:t># J/mol/K</w:t>
            </w:r>
          </w:p>
          <w:p w14:paraId="133024CD"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T: float = 353.15       </w:t>
            </w:r>
            <w:r w:rsidRPr="00B44F9B">
              <w:rPr>
                <w:rFonts w:ascii="Consolas" w:hAnsi="Consolas"/>
                <w:i/>
                <w:color w:val="445588"/>
                <w:sz w:val="19"/>
              </w:rPr>
              <w:t># K  (80°C)</w:t>
            </w:r>
          </w:p>
          <w:p w14:paraId="3900815F" w14:textId="77777777" w:rsidR="002D6472" w:rsidRPr="00B44F9B" w:rsidRDefault="002D6472" w:rsidP="00505E12">
            <w:pPr>
              <w:jc w:val="both"/>
              <w:rPr>
                <w:rFonts w:ascii="Consolas" w:hAnsi="Consolas"/>
                <w:color w:val="111111"/>
                <w:sz w:val="19"/>
              </w:rPr>
            </w:pPr>
          </w:p>
          <w:p w14:paraId="636FFC7D"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i/>
                <w:color w:val="445588"/>
                <w:sz w:val="19"/>
              </w:rPr>
              <w:t># Geometry</w:t>
            </w:r>
          </w:p>
          <w:p w14:paraId="5A364597"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L_CL: float = 10e-6     </w:t>
            </w:r>
            <w:r w:rsidRPr="00B44F9B">
              <w:rPr>
                <w:rFonts w:ascii="Consolas" w:hAnsi="Consolas"/>
                <w:i/>
                <w:color w:val="445588"/>
                <w:sz w:val="19"/>
              </w:rPr>
              <w:t># m  (catalyst layer thickness)</w:t>
            </w:r>
          </w:p>
          <w:p w14:paraId="6F188732"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N_CL: int   = 50        </w:t>
            </w:r>
            <w:r w:rsidRPr="00B44F9B">
              <w:rPr>
                <w:rFonts w:ascii="Consolas" w:hAnsi="Consolas"/>
                <w:i/>
                <w:color w:val="445588"/>
                <w:sz w:val="19"/>
              </w:rPr>
              <w:t># number of FV cells</w:t>
            </w:r>
          </w:p>
          <w:p w14:paraId="1B078519" w14:textId="77777777" w:rsidR="002D6472" w:rsidRPr="00B44F9B" w:rsidRDefault="002D6472" w:rsidP="00505E12">
            <w:pPr>
              <w:jc w:val="both"/>
              <w:rPr>
                <w:rFonts w:ascii="Consolas" w:hAnsi="Consolas"/>
                <w:color w:val="111111"/>
                <w:sz w:val="19"/>
              </w:rPr>
            </w:pPr>
          </w:p>
          <w:p w14:paraId="0A89D432"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i/>
                <w:color w:val="445588"/>
                <w:sz w:val="19"/>
              </w:rPr>
              <w:t># Transport and kinetic parameters</w:t>
            </w:r>
          </w:p>
          <w:p w14:paraId="649E39E9"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p>
          <w:p w14:paraId="25207EE1" w14:textId="77777777" w:rsidR="002D6472" w:rsidRPr="00B44F9B" w:rsidRDefault="002D6472" w:rsidP="00505E12">
            <w:pPr>
              <w:jc w:val="both"/>
              <w:rPr>
                <w:rFonts w:ascii="Consolas" w:hAnsi="Consolas"/>
                <w:color w:val="111111"/>
                <w:sz w:val="19"/>
              </w:rPr>
            </w:pPr>
          </w:p>
          <w:p w14:paraId="6AB05268"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i/>
                <w:color w:val="445588"/>
                <w:sz w:val="19"/>
              </w:rPr>
              <w:t># Derived quantities — auto-computed, do not set manually</w:t>
            </w:r>
          </w:p>
          <w:p w14:paraId="0956435D"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D_O2_eff:    float = </w:t>
            </w:r>
            <w:r w:rsidRPr="00B44F9B">
              <w:rPr>
                <w:rFonts w:ascii="Consolas" w:hAnsi="Consolas"/>
                <w:b/>
                <w:color w:val="000000"/>
                <w:sz w:val="19"/>
              </w:rPr>
              <w:t>field</w:t>
            </w:r>
            <w:r w:rsidRPr="00B44F9B">
              <w:rPr>
                <w:rFonts w:ascii="Consolas" w:hAnsi="Consolas"/>
                <w:color w:val="111111"/>
                <w:sz w:val="19"/>
              </w:rPr>
              <w:t>(init=</w:t>
            </w:r>
            <w:r w:rsidRPr="00B44F9B">
              <w:rPr>
                <w:rFonts w:ascii="Consolas" w:hAnsi="Consolas"/>
                <w:b/>
                <w:color w:val="000000"/>
                <w:sz w:val="19"/>
              </w:rPr>
              <w:t>False</w:t>
            </w:r>
            <w:r w:rsidRPr="00B44F9B">
              <w:rPr>
                <w:rFonts w:ascii="Consolas" w:hAnsi="Consolas"/>
                <w:color w:val="111111"/>
                <w:sz w:val="19"/>
              </w:rPr>
              <w:t xml:space="preserve">)   </w:t>
            </w:r>
            <w:r w:rsidRPr="00B44F9B">
              <w:rPr>
                <w:rFonts w:ascii="Consolas" w:hAnsi="Consolas"/>
                <w:i/>
                <w:color w:val="445588"/>
                <w:sz w:val="19"/>
              </w:rPr>
              <w:t># Bruggeman-corrected O2 diffusivity</w:t>
            </w:r>
          </w:p>
          <w:p w14:paraId="4D63099F"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kappa_L_eff: float = </w:t>
            </w:r>
            <w:r w:rsidRPr="00B44F9B">
              <w:rPr>
                <w:rFonts w:ascii="Consolas" w:hAnsi="Consolas"/>
                <w:b/>
                <w:color w:val="000000"/>
                <w:sz w:val="19"/>
              </w:rPr>
              <w:t>field</w:t>
            </w:r>
            <w:r w:rsidRPr="00B44F9B">
              <w:rPr>
                <w:rFonts w:ascii="Consolas" w:hAnsi="Consolas"/>
                <w:color w:val="111111"/>
                <w:sz w:val="19"/>
              </w:rPr>
              <w:t>(init=</w:t>
            </w:r>
            <w:r w:rsidRPr="00B44F9B">
              <w:rPr>
                <w:rFonts w:ascii="Consolas" w:hAnsi="Consolas"/>
                <w:b/>
                <w:color w:val="000000"/>
                <w:sz w:val="19"/>
              </w:rPr>
              <w:t>False</w:t>
            </w:r>
            <w:r w:rsidRPr="00B44F9B">
              <w:rPr>
                <w:rFonts w:ascii="Consolas" w:hAnsi="Consolas"/>
                <w:color w:val="111111"/>
                <w:sz w:val="19"/>
              </w:rPr>
              <w:t xml:space="preserve">)   </w:t>
            </w:r>
            <w:r w:rsidRPr="00B44F9B">
              <w:rPr>
                <w:rFonts w:ascii="Consolas" w:hAnsi="Consolas"/>
                <w:i/>
                <w:color w:val="445588"/>
                <w:sz w:val="19"/>
              </w:rPr>
              <w:t># effective ionic conductivity</w:t>
            </w:r>
          </w:p>
          <w:p w14:paraId="6B74F37F"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sigma_s_eff: float = </w:t>
            </w:r>
            <w:r w:rsidRPr="00B44F9B">
              <w:rPr>
                <w:rFonts w:ascii="Consolas" w:hAnsi="Consolas"/>
                <w:b/>
                <w:color w:val="000000"/>
                <w:sz w:val="19"/>
              </w:rPr>
              <w:t>field</w:t>
            </w:r>
            <w:r w:rsidRPr="00B44F9B">
              <w:rPr>
                <w:rFonts w:ascii="Consolas" w:hAnsi="Consolas"/>
                <w:color w:val="111111"/>
                <w:sz w:val="19"/>
              </w:rPr>
              <w:t>(init=</w:t>
            </w:r>
            <w:r w:rsidRPr="00B44F9B">
              <w:rPr>
                <w:rFonts w:ascii="Consolas" w:hAnsi="Consolas"/>
                <w:b/>
                <w:color w:val="000000"/>
                <w:sz w:val="19"/>
              </w:rPr>
              <w:t>False</w:t>
            </w:r>
            <w:r w:rsidRPr="00B44F9B">
              <w:rPr>
                <w:rFonts w:ascii="Consolas" w:hAnsi="Consolas"/>
                <w:color w:val="111111"/>
                <w:sz w:val="19"/>
              </w:rPr>
              <w:t xml:space="preserve">)   </w:t>
            </w:r>
            <w:r w:rsidRPr="00B44F9B">
              <w:rPr>
                <w:rFonts w:ascii="Consolas" w:hAnsi="Consolas"/>
                <w:i/>
                <w:color w:val="445588"/>
                <w:sz w:val="19"/>
              </w:rPr>
              <w:t># effective electronic conductivity</w:t>
            </w:r>
          </w:p>
          <w:p w14:paraId="00AE4E12"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p>
          <w:p w14:paraId="39F5B07A" w14:textId="77777777" w:rsidR="002D6472" w:rsidRPr="00B44F9B" w:rsidRDefault="002D6472" w:rsidP="00505E12">
            <w:pPr>
              <w:jc w:val="both"/>
              <w:rPr>
                <w:rFonts w:ascii="Consolas" w:hAnsi="Consolas"/>
                <w:color w:val="111111"/>
                <w:sz w:val="19"/>
              </w:rPr>
            </w:pPr>
          </w:p>
          <w:p w14:paraId="21800B0B"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__post_init__</w:t>
            </w:r>
            <w:r w:rsidRPr="00B44F9B">
              <w:rPr>
                <w:rFonts w:ascii="Consolas" w:hAnsi="Consolas"/>
                <w:color w:val="111111"/>
                <w:sz w:val="19"/>
              </w:rPr>
              <w:t>(self):</w:t>
            </w:r>
          </w:p>
          <w:p w14:paraId="48347851"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self.</w:t>
            </w:r>
            <w:r w:rsidRPr="00B44F9B">
              <w:rPr>
                <w:rFonts w:ascii="Consolas" w:hAnsi="Consolas"/>
                <w:b/>
                <w:color w:val="000000"/>
                <w:sz w:val="19"/>
              </w:rPr>
              <w:t>recompute</w:t>
            </w:r>
            <w:r w:rsidRPr="00B44F9B">
              <w:rPr>
                <w:rFonts w:ascii="Consolas" w:hAnsi="Consolas"/>
                <w:color w:val="111111"/>
                <w:sz w:val="19"/>
              </w:rPr>
              <w:t>()</w:t>
            </w:r>
          </w:p>
          <w:p w14:paraId="1FF894AB" w14:textId="77777777" w:rsidR="002D6472" w:rsidRPr="00B44F9B" w:rsidRDefault="002D6472" w:rsidP="00505E12">
            <w:pPr>
              <w:jc w:val="both"/>
              <w:rPr>
                <w:rFonts w:ascii="Consolas" w:hAnsi="Consolas"/>
                <w:color w:val="111111"/>
                <w:sz w:val="19"/>
              </w:rPr>
            </w:pPr>
          </w:p>
          <w:p w14:paraId="1E6C2469"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recompute</w:t>
            </w:r>
            <w:r w:rsidRPr="00B44F9B">
              <w:rPr>
                <w:rFonts w:ascii="Consolas" w:hAnsi="Consolas"/>
                <w:color w:val="111111"/>
                <w:sz w:val="19"/>
              </w:rPr>
              <w:t>(self):</w:t>
            </w:r>
          </w:p>
          <w:p w14:paraId="35BDA424"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self.D_O2_eff = (self.eps_I ** self.brugg) * self.D_O2_water * self.ionomer_factor</w:t>
            </w:r>
          </w:p>
          <w:p w14:paraId="474EC44E"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p>
        </w:tc>
      </w:tr>
    </w:tbl>
    <w:p w14:paraId="7921FDB4" w14:textId="77777777" w:rsidR="002D6472" w:rsidRPr="00B11AA6" w:rsidRDefault="002D6472" w:rsidP="009976EC">
      <w:pPr>
        <w:jc w:val="both"/>
        <w:rPr>
          <w:rFonts w:ascii="Palatino Linotype" w:hAnsi="Palatino Linotype" w:cs="Times New Roman"/>
          <w:sz w:val="22"/>
          <w:szCs w:val="22"/>
        </w:rPr>
      </w:pPr>
    </w:p>
    <w:p w14:paraId="280EDAA7" w14:textId="77777777" w:rsidR="002D6472" w:rsidRPr="00B11AA6" w:rsidRDefault="002D6472" w:rsidP="009976EC">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Derived quantities like the Bruggeman-corrected effective diffusivity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eff</m:t>
            </m:r>
          </m:sub>
        </m:sSub>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ε</m:t>
            </m:r>
          </m:e>
          <m:sub>
            <m:r>
              <w:rPr>
                <w:rFonts w:ascii="Cambria Math" w:hAnsi="Cambria Math"/>
                <w:sz w:val="22"/>
                <w:szCs w:val="22"/>
              </w:rPr>
              <m:t>I</m:t>
            </m:r>
          </m:sub>
          <m:sup>
            <m:r>
              <w:rPr>
                <w:rFonts w:ascii="Cambria Math" w:hAnsi="Cambria Math"/>
                <w:sz w:val="22"/>
                <w:szCs w:val="22"/>
              </w:rPr>
              <m:t>1.5</m:t>
            </m:r>
          </m:sup>
        </m:sSubSup>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bulk</m:t>
            </m:r>
          </m:sub>
        </m:sSub>
      </m:oMath>
      <w:r w:rsidRPr="00B11AA6">
        <w:rPr>
          <w:rFonts w:ascii="Palatino Linotype" w:hAnsi="Palatino Linotype" w:cs="Times New Roman"/>
          <w:sz w:val="22"/>
          <w:szCs w:val="22"/>
        </w:rPr>
        <w:t xml:space="preserve"> are recomputed automatically when Params is instantiated</w:t>
      </w:r>
      <w:r w:rsidRPr="00B11AA6" w:rsidDel="00045899">
        <w:rPr>
          <w:rFonts w:ascii="Palatino Linotype" w:hAnsi="Palatino Linotype" w:cs="Times New Roman"/>
          <w:sz w:val="22"/>
          <w:szCs w:val="22"/>
        </w:rPr>
        <w:t>,</w:t>
      </w:r>
      <w:r w:rsidRPr="00B11AA6">
        <w:rPr>
          <w:rFonts w:ascii="Palatino Linotype" w:hAnsi="Palatino Linotype" w:cs="Times New Roman"/>
          <w:sz w:val="22"/>
          <w:szCs w:val="22"/>
        </w:rPr>
        <w:t xml:space="preserve"> and can be refreshed after any parameter change by calling p.recompute(). </w:t>
      </w:r>
    </w:p>
    <w:p w14:paraId="5CE700AC" w14:textId="77777777" w:rsidR="002D6472" w:rsidRPr="00B11AA6" w:rsidRDefault="002D6472" w:rsidP="00C341A3">
      <w:pPr>
        <w:jc w:val="both"/>
        <w:rPr>
          <w:rFonts w:ascii="Lato" w:hAnsi="Lato" w:cs="Times New Roman"/>
          <w:b/>
          <w:bCs/>
          <w:szCs w:val="22"/>
        </w:rPr>
      </w:pPr>
      <w:commentRangeStart w:id="33"/>
      <w:r w:rsidRPr="00B11AA6">
        <w:rPr>
          <w:rFonts w:ascii="Lato" w:hAnsi="Lato" w:cs="Times New Roman"/>
          <w:b/>
          <w:bCs/>
          <w:szCs w:val="22"/>
        </w:rPr>
        <w:t>Building a Mesh in NumPy</w:t>
      </w:r>
      <w:commentRangeEnd w:id="33"/>
      <w:r w:rsidR="002C4E16" w:rsidRPr="00B11AA6">
        <w:rPr>
          <w:rStyle w:val="CommentReference"/>
          <w:rFonts w:ascii="Lato" w:hAnsi="Lato" w:cs="Times New Roman"/>
          <w:b/>
          <w:bCs/>
          <w:sz w:val="24"/>
          <w:szCs w:val="22"/>
        </w:rPr>
        <w:commentReference w:id="33"/>
      </w:r>
    </w:p>
    <w:p w14:paraId="2511B5AE" w14:textId="3494BB0F" w:rsidR="002D6472" w:rsidRPr="00B11AA6" w:rsidRDefault="002D6472" w:rsidP="00C341A3">
      <w:pPr>
        <w:jc w:val="both"/>
        <w:rPr>
          <w:rFonts w:ascii="Palatino Linotype" w:eastAsiaTheme="minorEastAsia" w:hAnsi="Palatino Linotype" w:cs="Times New Roman"/>
          <w:sz w:val="22"/>
          <w:szCs w:val="22"/>
        </w:rPr>
      </w:pPr>
      <w:r w:rsidRPr="00B11AA6">
        <w:rPr>
          <w:rFonts w:ascii="Palatino Linotype" w:hAnsi="Palatino Linotype" w:cs="Times New Roman"/>
          <w:sz w:val="22"/>
          <w:szCs w:val="22"/>
        </w:rPr>
        <w:t xml:space="preserve">The first step in any continuum simulation is constructing the mesh. For a 1D cell-centered finite-volume mesh, this is </w:t>
      </w:r>
      <w:r w:rsidR="00F94430">
        <w:rPr>
          <w:rFonts w:ascii="Palatino Linotype" w:hAnsi="Palatino Linotype" w:cs="Times New Roman"/>
          <w:sz w:val="22"/>
          <w:szCs w:val="22"/>
        </w:rPr>
        <w:t xml:space="preserve">accomplished by dividing </w:t>
      </w:r>
      <w:r w:rsidRPr="00B11AA6">
        <w:rPr>
          <w:rFonts w:ascii="Palatino Linotype" w:hAnsi="Palatino Linotype" w:cs="Times New Roman"/>
          <w:sz w:val="22"/>
          <w:szCs w:val="22"/>
        </w:rPr>
        <w:t xml:space="preserve">the domain </w:t>
      </w:r>
      <m:oMath>
        <m:d>
          <m:dPr>
            <m:begChr m:val="["/>
            <m:endChr m:val="]"/>
            <m:ctrlPr>
              <w:rPr>
                <w:rFonts w:ascii="Cambria Math" w:hAnsi="Cambria Math" w:cs="Times New Roman"/>
                <w:i/>
                <w:sz w:val="22"/>
                <w:szCs w:val="22"/>
              </w:rPr>
            </m:ctrlPr>
          </m:dPr>
          <m:e>
            <m:r>
              <w:rPr>
                <w:rFonts w:ascii="Cambria Math" w:hAnsi="Cambria Math" w:cs="Times New Roman"/>
                <w:sz w:val="22"/>
                <w:szCs w:val="22"/>
              </w:rPr>
              <m:t>0,L</m:t>
            </m:r>
          </m:e>
        </m:d>
      </m:oMath>
      <w:r w:rsidRPr="00B11AA6">
        <w:rPr>
          <w:rFonts w:ascii="Palatino Linotype" w:hAnsi="Palatino Linotype" w:cs="Times New Roman"/>
          <w:sz w:val="22"/>
          <w:szCs w:val="22"/>
        </w:rPr>
        <w:t xml:space="preserve"> into </w:t>
      </w:r>
      <m:oMath>
        <m:r>
          <w:rPr>
            <w:rFonts w:ascii="Cambria Math" w:hAnsi="Cambria Math" w:cs="Times New Roman"/>
            <w:sz w:val="22"/>
            <w:szCs w:val="22"/>
          </w:rPr>
          <m:t>N</m:t>
        </m:r>
      </m:oMath>
      <w:r w:rsidRPr="00B11AA6">
        <w:rPr>
          <w:rFonts w:ascii="Palatino Linotype" w:hAnsi="Palatino Linotype" w:cs="Times New Roman"/>
          <w:sz w:val="22"/>
          <w:szCs w:val="22"/>
        </w:rPr>
        <w:t xml:space="preserve"> uniform cells of width </w:t>
      </w:r>
      <m:oMath>
        <m:r>
          <m:rPr>
            <m:sty m:val="p"/>
          </m:rPr>
          <w:rPr>
            <w:rFonts w:ascii="Cambria Math" w:hAnsi="Cambria Math" w:cs="Times New Roman"/>
            <w:sz w:val="22"/>
            <w:szCs w:val="22"/>
          </w:rPr>
          <m:t>Δ</m:t>
        </m:r>
        <m:r>
          <w:rPr>
            <w:rFonts w:ascii="Cambria Math" w:hAnsi="Cambria Math" w:cs="Times New Roman"/>
            <w:sz w:val="22"/>
            <w:szCs w:val="22"/>
          </w:rPr>
          <m:t>x = L</m:t>
        </m:r>
        <m:r>
          <m:rPr>
            <m:lit/>
          </m:rPr>
          <w:rPr>
            <w:rFonts w:ascii="Cambria Math" w:hAnsi="Cambria Math" w:cs="Times New Roman"/>
            <w:sz w:val="22"/>
            <w:szCs w:val="22"/>
          </w:rPr>
          <m:t>/</m:t>
        </m:r>
        <m:r>
          <w:rPr>
            <w:rFonts w:ascii="Cambria Math" w:hAnsi="Cambria Math" w:cs="Times New Roman"/>
            <w:sz w:val="22"/>
            <w:szCs w:val="22"/>
          </w:rPr>
          <m:t>N</m:t>
        </m:r>
      </m:oMath>
      <w:r w:rsidRPr="00B11AA6">
        <w:rPr>
          <w:rFonts w:ascii="Palatino Linotype" w:hAnsi="Palatino Linotype" w:cs="Times New Roman"/>
          <w:sz w:val="22"/>
          <w:szCs w:val="22"/>
        </w:rPr>
        <w:t>, place a degree of freedom at each cell centroid, and track</w:t>
      </w:r>
      <w:r w:rsidR="00F94430">
        <w:rPr>
          <w:rFonts w:ascii="Palatino Linotype" w:hAnsi="Palatino Linotype" w:cs="Times New Roman"/>
          <w:sz w:val="22"/>
          <w:szCs w:val="22"/>
        </w:rPr>
        <w:t>ing</w:t>
      </w:r>
      <w:r w:rsidRPr="00B11AA6">
        <w:rPr>
          <w:rFonts w:ascii="Palatino Linotype" w:hAnsi="Palatino Linotype" w:cs="Times New Roman"/>
          <w:sz w:val="22"/>
          <w:szCs w:val="22"/>
        </w:rPr>
        <w:t xml:space="preserve"> the face positions where fluxes are evaluated.</w:t>
      </w:r>
    </w:p>
    <w:p w14:paraId="33739CF8" w14:textId="0CEECF30" w:rsidR="002D6472" w:rsidRPr="00B11AA6" w:rsidRDefault="00026B2F" w:rsidP="00C341A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In this project, the mesh </w:t>
      </w:r>
      <w:r w:rsidR="00B662CE" w:rsidRPr="00B11AA6">
        <w:rPr>
          <w:rFonts w:ascii="Palatino Linotype" w:hAnsi="Palatino Linotype" w:cs="Times New Roman"/>
          <w:sz w:val="22"/>
          <w:szCs w:val="22"/>
        </w:rPr>
        <w:t>is generated</w:t>
      </w:r>
      <w:r w:rsidRPr="00B11AA6">
        <w:rPr>
          <w:rFonts w:ascii="Palatino Linotype" w:hAnsi="Palatino Linotype" w:cs="Times New Roman"/>
          <w:sz w:val="22"/>
          <w:szCs w:val="22"/>
        </w:rPr>
        <w:t xml:space="preserve"> in a Python dataclass, mesh.py. It holds the geometry of the 1D grid, built from p via make_mesh(p), which reads p.L_CL and p.N_CL. All flux calculations downstream use mesh.dx as the cell width.</w:t>
      </w:r>
    </w:p>
    <w:tbl>
      <w:tblPr>
        <w:tblStyle w:val="TableGrid"/>
        <w:tblW w:w="9360" w:type="dxa"/>
        <w:jc w:val="center"/>
        <w:tblLook w:val="04A0" w:firstRow="1" w:lastRow="0" w:firstColumn="1" w:lastColumn="0" w:noHBand="0" w:noVBand="1"/>
      </w:tblPr>
      <w:tblGrid>
        <w:gridCol w:w="9360"/>
      </w:tblGrid>
      <w:tr w:rsidR="002D6472" w:rsidRPr="00B11AA6" w14:paraId="2D6B0EA2" w14:textId="77777777" w:rsidTr="00B44F9B">
        <w:trPr>
          <w:trHeight w:val="3418"/>
          <w:jc w:val="center"/>
        </w:trPr>
        <w:tc>
          <w:tcPr>
            <w:tcW w:w="9360" w:type="dxa"/>
            <w:tcBorders>
              <w:top w:val="nil"/>
              <w:left w:val="nil"/>
              <w:bottom w:val="nil"/>
              <w:right w:val="nil"/>
            </w:tcBorders>
            <w:shd w:val="clear" w:color="F8F8F8" w:fill="F8F8F8"/>
          </w:tcPr>
          <w:p w14:paraId="755997E1" w14:textId="77777777" w:rsidR="002D6472" w:rsidRPr="00B44F9B" w:rsidRDefault="002D6472" w:rsidP="00B943FC">
            <w:pPr>
              <w:jc w:val="both"/>
              <w:rPr>
                <w:rFonts w:ascii="Consolas" w:hAnsi="Consolas"/>
                <w:color w:val="111111"/>
                <w:sz w:val="19"/>
              </w:rPr>
            </w:pPr>
            <w:r w:rsidRPr="00B44F9B">
              <w:rPr>
                <w:rFonts w:ascii="Consolas" w:hAnsi="Consolas"/>
                <w:i/>
                <w:color w:val="445588"/>
                <w:sz w:val="19"/>
              </w:rPr>
              <w:t># mesh.py</w:t>
            </w:r>
          </w:p>
          <w:p w14:paraId="09247F03" w14:textId="77777777" w:rsidR="002D6472" w:rsidRPr="00B44F9B" w:rsidRDefault="002D6472" w:rsidP="00B943FC">
            <w:pPr>
              <w:jc w:val="both"/>
              <w:rPr>
                <w:rFonts w:ascii="Consolas" w:hAnsi="Consolas"/>
                <w:color w:val="111111"/>
                <w:sz w:val="19"/>
              </w:rPr>
            </w:pPr>
            <w:r w:rsidRPr="00B44F9B">
              <w:rPr>
                <w:rFonts w:ascii="Consolas" w:hAnsi="Consolas"/>
                <w:b/>
                <w:color w:val="000000"/>
                <w:sz w:val="19"/>
              </w:rPr>
              <w:t>@dataclass</w:t>
            </w:r>
          </w:p>
          <w:p w14:paraId="58295BB2" w14:textId="77777777" w:rsidR="002D6472" w:rsidRPr="00B44F9B" w:rsidRDefault="002D6472" w:rsidP="00B943FC">
            <w:pPr>
              <w:jc w:val="both"/>
              <w:rPr>
                <w:rFonts w:ascii="Consolas" w:hAnsi="Consolas"/>
                <w:color w:val="111111"/>
                <w:sz w:val="19"/>
              </w:rPr>
            </w:pPr>
            <w:r w:rsidRPr="00B44F9B">
              <w:rPr>
                <w:rFonts w:ascii="Consolas" w:hAnsi="Consolas"/>
                <w:b/>
                <w:color w:val="000000"/>
                <w:sz w:val="19"/>
              </w:rPr>
              <w:t>class</w:t>
            </w:r>
            <w:r w:rsidRPr="00B44F9B">
              <w:rPr>
                <w:rFonts w:ascii="Consolas" w:hAnsi="Consolas"/>
                <w:color w:val="111111"/>
                <w:sz w:val="19"/>
              </w:rPr>
              <w:t xml:space="preserve"> CLMesh:</w:t>
            </w:r>
          </w:p>
          <w:p w14:paraId="45AFB20D" w14:textId="77777777"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L: float    </w:t>
            </w:r>
            <w:r w:rsidRPr="00B44F9B">
              <w:rPr>
                <w:rFonts w:ascii="Consolas" w:hAnsi="Consolas"/>
                <w:i/>
                <w:color w:val="445588"/>
                <w:sz w:val="19"/>
              </w:rPr>
              <w:t># domain length [m]</w:t>
            </w:r>
          </w:p>
          <w:p w14:paraId="004E7644" w14:textId="77777777"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N: int      </w:t>
            </w:r>
            <w:r w:rsidRPr="00B44F9B">
              <w:rPr>
                <w:rFonts w:ascii="Consolas" w:hAnsi="Consolas"/>
                <w:i/>
                <w:color w:val="445588"/>
                <w:sz w:val="19"/>
              </w:rPr>
              <w:t># number of cells</w:t>
            </w:r>
          </w:p>
          <w:p w14:paraId="5D1BC480" w14:textId="77777777" w:rsidR="002D6472" w:rsidRPr="00B44F9B" w:rsidRDefault="002D6472" w:rsidP="00B943FC">
            <w:pPr>
              <w:jc w:val="both"/>
              <w:rPr>
                <w:rFonts w:ascii="Consolas" w:hAnsi="Consolas"/>
                <w:color w:val="111111"/>
                <w:sz w:val="19"/>
              </w:rPr>
            </w:pPr>
          </w:p>
          <w:p w14:paraId="0D4E4C61" w14:textId="77777777"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__post_init__</w:t>
            </w:r>
            <w:r w:rsidRPr="00B44F9B">
              <w:rPr>
                <w:rFonts w:ascii="Consolas" w:hAnsi="Consolas"/>
                <w:color w:val="111111"/>
                <w:sz w:val="19"/>
              </w:rPr>
              <w:t>(self):</w:t>
            </w:r>
          </w:p>
          <w:p w14:paraId="0FD4D9FE" w14:textId="77777777"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self.dx = self.L / self.N                        </w:t>
            </w:r>
            <w:r w:rsidRPr="00B44F9B">
              <w:rPr>
                <w:rFonts w:ascii="Consolas" w:hAnsi="Consolas"/>
                <w:i/>
                <w:color w:val="445588"/>
                <w:sz w:val="19"/>
              </w:rPr>
              <w:t># cell width</w:t>
            </w:r>
          </w:p>
          <w:p w14:paraId="73BB93F3" w14:textId="50CFAEEE"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self.xc = (np.</w:t>
            </w:r>
            <w:r w:rsidRPr="00B44F9B">
              <w:rPr>
                <w:rFonts w:ascii="Consolas" w:hAnsi="Consolas"/>
                <w:b/>
                <w:color w:val="000000"/>
                <w:sz w:val="19"/>
              </w:rPr>
              <w:t>arange</w:t>
            </w:r>
            <w:r w:rsidRPr="00B44F9B">
              <w:rPr>
                <w:rFonts w:ascii="Consolas" w:hAnsi="Consolas"/>
                <w:color w:val="111111"/>
                <w:sz w:val="19"/>
              </w:rPr>
              <w:t xml:space="preserve">(self.N) + 0.5) * self.dx   </w:t>
            </w:r>
            <w:r w:rsidRPr="00B44F9B">
              <w:rPr>
                <w:rFonts w:ascii="Consolas" w:hAnsi="Consolas"/>
                <w:i/>
                <w:color w:val="445588"/>
                <w:sz w:val="19"/>
              </w:rPr>
              <w:t># cell cent</w:t>
            </w:r>
            <w:r w:rsidR="00B662CE" w:rsidRPr="00B44F9B">
              <w:rPr>
                <w:rFonts w:ascii="Consolas" w:hAnsi="Consolas"/>
                <w:i/>
                <w:color w:val="445588"/>
                <w:sz w:val="19"/>
              </w:rPr>
              <w:t>er</w:t>
            </w:r>
            <w:r w:rsidRPr="00B44F9B">
              <w:rPr>
                <w:rFonts w:ascii="Consolas" w:hAnsi="Consolas"/>
                <w:i/>
                <w:color w:val="445588"/>
                <w:sz w:val="19"/>
              </w:rPr>
              <w:t>s (DOF locations)</w:t>
            </w:r>
          </w:p>
          <w:p w14:paraId="7E27D7B2" w14:textId="77777777"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self.xf = np.</w:t>
            </w:r>
            <w:r w:rsidRPr="00B44F9B">
              <w:rPr>
                <w:rFonts w:ascii="Consolas" w:hAnsi="Consolas"/>
                <w:b/>
                <w:color w:val="000000"/>
                <w:sz w:val="19"/>
              </w:rPr>
              <w:t>arange</w:t>
            </w:r>
            <w:r w:rsidRPr="00B44F9B">
              <w:rPr>
                <w:rFonts w:ascii="Consolas" w:hAnsi="Consolas"/>
                <w:color w:val="111111"/>
                <w:sz w:val="19"/>
              </w:rPr>
              <w:t xml:space="preserve">(self.N + 1) * self.dx        </w:t>
            </w:r>
            <w:r w:rsidRPr="00B44F9B">
              <w:rPr>
                <w:rFonts w:ascii="Consolas" w:hAnsi="Consolas"/>
                <w:i/>
                <w:color w:val="445588"/>
                <w:sz w:val="19"/>
              </w:rPr>
              <w:t># face positions (flux locations)</w:t>
            </w:r>
          </w:p>
          <w:p w14:paraId="598AC29F" w14:textId="77777777" w:rsidR="002D6472" w:rsidRPr="00B44F9B" w:rsidRDefault="002D6472" w:rsidP="00B943FC">
            <w:pPr>
              <w:jc w:val="both"/>
              <w:rPr>
                <w:rFonts w:ascii="Consolas" w:hAnsi="Consolas"/>
                <w:color w:val="111111"/>
                <w:sz w:val="19"/>
              </w:rPr>
            </w:pPr>
          </w:p>
          <w:p w14:paraId="3B592A73" w14:textId="77777777" w:rsidR="002D6472" w:rsidRPr="00B44F9B" w:rsidRDefault="002D6472" w:rsidP="00B943FC">
            <w:pPr>
              <w:jc w:val="both"/>
              <w:rPr>
                <w:rFonts w:ascii="Consolas" w:hAnsi="Consolas"/>
                <w:color w:val="111111"/>
                <w:sz w:val="19"/>
              </w:rPr>
            </w:pP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make_mesh</w:t>
            </w:r>
            <w:r w:rsidRPr="00B44F9B">
              <w:rPr>
                <w:rFonts w:ascii="Consolas" w:hAnsi="Consolas"/>
                <w:color w:val="111111"/>
                <w:sz w:val="19"/>
              </w:rPr>
              <w:t xml:space="preserve">(p)     -&gt; </w:t>
            </w:r>
            <w:r w:rsidRPr="00B44F9B">
              <w:rPr>
                <w:rFonts w:ascii="Consolas" w:hAnsi="Consolas"/>
                <w:b/>
                <w:color w:val="000000"/>
                <w:sz w:val="19"/>
              </w:rPr>
              <w:t>CLMesh</w:t>
            </w:r>
            <w:r w:rsidRPr="00B44F9B">
              <w:rPr>
                <w:rFonts w:ascii="Consolas" w:hAnsi="Consolas"/>
                <w:color w:val="111111"/>
                <w:sz w:val="19"/>
              </w:rPr>
              <w:t xml:space="preserve">: </w:t>
            </w:r>
            <w:r w:rsidRPr="00B44F9B">
              <w:rPr>
                <w:rFonts w:ascii="Consolas" w:hAnsi="Consolas"/>
                <w:b/>
                <w:color w:val="000000"/>
                <w:sz w:val="19"/>
              </w:rPr>
              <w:t>return</w:t>
            </w:r>
            <w:r w:rsidRPr="00B44F9B">
              <w:rPr>
                <w:rFonts w:ascii="Consolas" w:hAnsi="Consolas"/>
                <w:color w:val="111111"/>
                <w:sz w:val="19"/>
              </w:rPr>
              <w:t xml:space="preserve"> CLMesh(L=p.L_CL,  N=p.N_CL)</w:t>
            </w:r>
          </w:p>
          <w:p w14:paraId="66BE4BB3" w14:textId="77777777" w:rsidR="002D6472" w:rsidRPr="00B44F9B" w:rsidRDefault="002D6472" w:rsidP="00B943FC">
            <w:pPr>
              <w:jc w:val="both"/>
              <w:rPr>
                <w:rFonts w:ascii="Consolas" w:hAnsi="Consolas"/>
                <w:color w:val="111111"/>
                <w:sz w:val="19"/>
              </w:rPr>
            </w:pP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make_gdl_mesh</w:t>
            </w:r>
            <w:r w:rsidRPr="00B44F9B">
              <w:rPr>
                <w:rFonts w:ascii="Consolas" w:hAnsi="Consolas"/>
                <w:color w:val="111111"/>
                <w:sz w:val="19"/>
              </w:rPr>
              <w:t xml:space="preserve">(p) -&gt; </w:t>
            </w:r>
            <w:r w:rsidRPr="00B44F9B">
              <w:rPr>
                <w:rFonts w:ascii="Consolas" w:hAnsi="Consolas"/>
                <w:b/>
                <w:color w:val="000000"/>
                <w:sz w:val="19"/>
              </w:rPr>
              <w:t>CLMesh</w:t>
            </w:r>
            <w:r w:rsidRPr="00B44F9B">
              <w:rPr>
                <w:rFonts w:ascii="Consolas" w:hAnsi="Consolas"/>
                <w:color w:val="111111"/>
                <w:sz w:val="19"/>
              </w:rPr>
              <w:t xml:space="preserve">: </w:t>
            </w:r>
            <w:r w:rsidRPr="00B44F9B">
              <w:rPr>
                <w:rFonts w:ascii="Consolas" w:hAnsi="Consolas"/>
                <w:b/>
                <w:color w:val="000000"/>
                <w:sz w:val="19"/>
              </w:rPr>
              <w:t>return</w:t>
            </w:r>
            <w:r w:rsidRPr="00B44F9B">
              <w:rPr>
                <w:rFonts w:ascii="Consolas" w:hAnsi="Consolas"/>
                <w:color w:val="111111"/>
                <w:sz w:val="19"/>
              </w:rPr>
              <w:t xml:space="preserve"> CLMesh(L=p.L_GDL, N=p.N_GDL)</w:t>
            </w:r>
          </w:p>
        </w:tc>
      </w:tr>
    </w:tbl>
    <w:p w14:paraId="7F1D394F" w14:textId="4867FE42" w:rsidR="002D6472" w:rsidRPr="00B11AA6" w:rsidRDefault="002D6472" w:rsidP="00C341A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xc holds the </w:t>
      </w:r>
      <m:oMath>
        <m:r>
          <w:rPr>
            <w:rFonts w:ascii="Cambria Math" w:hAnsi="Cambria Math"/>
            <w:sz w:val="22"/>
            <w:szCs w:val="22"/>
          </w:rPr>
          <m:t>N</m:t>
        </m:r>
      </m:oMath>
      <w:r w:rsidRPr="00B11AA6">
        <w:rPr>
          <w:rFonts w:ascii="Palatino Linotype" w:hAnsi="Palatino Linotype" w:cs="Times New Roman"/>
          <w:sz w:val="22"/>
          <w:szCs w:val="22"/>
        </w:rPr>
        <w:t xml:space="preserve"> cell-center coordinates where field variables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oMath>
      <w:r w:rsidRPr="00B11AA6">
        <w:rPr>
          <w:rFonts w:ascii="Palatino Linotype" w:hAnsi="Palatino Linotype" w:cs="Times New Roman"/>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oMath>
      <w:r w:rsidRPr="00B11AA6">
        <w:rPr>
          <w:rFonts w:ascii="Palatino Linotype" w:hAnsi="Palatino Linotype" w:cs="Times New Roman"/>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oMath>
      <w:r w:rsidRPr="00B11AA6">
        <w:rPr>
          <w:rFonts w:ascii="Palatino Linotype" w:hAnsi="Palatino Linotype" w:cs="Times New Roman"/>
          <w:sz w:val="22"/>
          <w:szCs w:val="22"/>
        </w:rPr>
        <w:t xml:space="preserve">) are stored. xf holds the </w:t>
      </w:r>
      <m:oMath>
        <m:r>
          <w:rPr>
            <w:rFonts w:ascii="Cambria Math" w:hAnsi="Cambria Math"/>
            <w:sz w:val="22"/>
            <w:szCs w:val="22"/>
          </w:rPr>
          <m:t>N+1</m:t>
        </m:r>
      </m:oMath>
      <w:r w:rsidRPr="00B11AA6">
        <w:rPr>
          <w:rFonts w:ascii="Palatino Linotype" w:hAnsi="Palatino Linotype" w:cs="Times New Roman"/>
          <w:sz w:val="22"/>
          <w:szCs w:val="22"/>
        </w:rPr>
        <w:t xml:space="preserve"> face positions where fluxes are computed. The offset of 0.5 in the centroid formula is the defining feature of a </w:t>
      </w:r>
      <w:r w:rsidRPr="00B11AA6">
        <w:rPr>
          <w:rFonts w:ascii="Palatino Linotype" w:hAnsi="Palatino Linotype" w:cs="Times New Roman"/>
          <w:b/>
          <w:bCs/>
          <w:sz w:val="22"/>
          <w:szCs w:val="22"/>
        </w:rPr>
        <w:t>cell-centered</w:t>
      </w:r>
      <w:r w:rsidRPr="00B11AA6">
        <w:rPr>
          <w:rFonts w:ascii="Palatino Linotype" w:hAnsi="Palatino Linotype" w:cs="Times New Roman"/>
          <w:sz w:val="22"/>
          <w:szCs w:val="22"/>
        </w:rPr>
        <w:t xml:space="preserve"> scheme. The first cell center sits half a cell-width in from the boundary, not on it.</w:t>
      </w:r>
    </w:p>
    <w:p w14:paraId="1F2C9173" w14:textId="78345F13" w:rsidR="002D6472" w:rsidRPr="00B11AA6" w:rsidRDefault="002D6472" w:rsidP="00C341A3">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 For multi-domain problems (Stage 3), separate meshes are created for </w:t>
      </w:r>
      <w:r w:rsidR="00B662CE" w:rsidRPr="00B11AA6">
        <w:rPr>
          <w:rFonts w:ascii="Palatino Linotype" w:hAnsi="Palatino Linotype" w:cs="Times New Roman"/>
          <w:sz w:val="22"/>
          <w:szCs w:val="22"/>
        </w:rPr>
        <w:t>each domain. In this example, the</w:t>
      </w:r>
      <w:r w:rsidRPr="00B11AA6">
        <w:rPr>
          <w:rFonts w:ascii="Palatino Linotype" w:hAnsi="Palatino Linotype" w:cs="Times New Roman"/>
          <w:sz w:val="22"/>
          <w:szCs w:val="22"/>
        </w:rPr>
        <w:t xml:space="preserve"> GDL and CL</w:t>
      </w:r>
      <w:r w:rsidR="00B662CE" w:rsidRPr="00B11AA6">
        <w:rPr>
          <w:rFonts w:ascii="Palatino Linotype" w:hAnsi="Palatino Linotype" w:cs="Times New Roman"/>
          <w:sz w:val="22"/>
          <w:szCs w:val="22"/>
        </w:rPr>
        <w:t xml:space="preserve"> have their own separate meshes</w:t>
      </w:r>
      <w:r w:rsidRPr="00B11AA6">
        <w:rPr>
          <w:rFonts w:ascii="Palatino Linotype" w:hAnsi="Palatino Linotype" w:cs="Times New Roman"/>
          <w:sz w:val="22"/>
          <w:szCs w:val="22"/>
        </w:rPr>
        <w:t>, and their DOF vectors are concatenated</w:t>
      </w:r>
      <w:r w:rsidR="00B662CE" w:rsidRPr="00B11AA6">
        <w:rPr>
          <w:rFonts w:ascii="Palatino Linotype" w:hAnsi="Palatino Linotype" w:cs="Times New Roman"/>
          <w:sz w:val="22"/>
          <w:szCs w:val="22"/>
        </w:rPr>
        <w:t xml:space="preserve">. This </w:t>
      </w:r>
      <w:r w:rsidRPr="00B11AA6" w:rsidDel="00045899">
        <w:rPr>
          <w:rFonts w:ascii="Palatino Linotype" w:hAnsi="Palatino Linotype" w:cs="Times New Roman"/>
          <w:sz w:val="22"/>
          <w:szCs w:val="22"/>
        </w:rPr>
        <w:t>is</w:t>
      </w:r>
      <w:r w:rsidRPr="00B11AA6">
        <w:rPr>
          <w:rFonts w:ascii="Palatino Linotype" w:hAnsi="Palatino Linotype" w:cs="Times New Roman"/>
          <w:sz w:val="22"/>
          <w:szCs w:val="22"/>
        </w:rPr>
        <w:t xml:space="preserve"> discussed further in Section 4.</w:t>
      </w:r>
    </w:p>
    <w:tbl>
      <w:tblPr>
        <w:tblStyle w:val="TableGrid"/>
        <w:tblW w:w="0" w:type="auto"/>
        <w:jc w:val="center"/>
        <w:tblLook w:val="04A0" w:firstRow="1" w:lastRow="0" w:firstColumn="1" w:lastColumn="0" w:noHBand="0" w:noVBand="1"/>
      </w:tblPr>
      <w:tblGrid>
        <w:gridCol w:w="9360"/>
      </w:tblGrid>
      <w:tr w:rsidR="002D6472" w:rsidRPr="00B11AA6" w14:paraId="062708E0" w14:textId="77777777" w:rsidTr="00B44F9B">
        <w:trPr>
          <w:jc w:val="center"/>
        </w:trPr>
        <w:tc>
          <w:tcPr>
            <w:tcW w:w="9360" w:type="dxa"/>
            <w:tcBorders>
              <w:top w:val="nil"/>
              <w:left w:val="nil"/>
              <w:bottom w:val="nil"/>
              <w:right w:val="nil"/>
            </w:tcBorders>
            <w:shd w:val="clear" w:color="F8F8F8" w:fill="F8F8F8"/>
          </w:tcPr>
          <w:p w14:paraId="0BD4A519" w14:textId="77777777" w:rsidR="002D6472" w:rsidRPr="00B44F9B" w:rsidRDefault="002D6472">
            <w:pPr>
              <w:jc w:val="both"/>
              <w:rPr>
                <w:rFonts w:ascii="Consolas" w:hAnsi="Consolas"/>
                <w:color w:val="111111"/>
                <w:sz w:val="19"/>
              </w:rPr>
            </w:pPr>
            <w:r w:rsidRPr="00B44F9B">
              <w:rPr>
                <w:rFonts w:ascii="Consolas" w:hAnsi="Consolas"/>
                <w:color w:val="111111"/>
                <w:sz w:val="19"/>
              </w:rPr>
              <w:t xml:space="preserve">cl_mesh  = </w:t>
            </w:r>
            <w:r w:rsidRPr="00B44F9B">
              <w:rPr>
                <w:rFonts w:ascii="Consolas" w:hAnsi="Consolas"/>
                <w:b/>
                <w:color w:val="000000"/>
                <w:sz w:val="19"/>
              </w:rPr>
              <w:t>make_mesh</w:t>
            </w:r>
            <w:r w:rsidRPr="00B44F9B">
              <w:rPr>
                <w:rFonts w:ascii="Consolas" w:hAnsi="Consolas"/>
                <w:color w:val="111111"/>
                <w:sz w:val="19"/>
              </w:rPr>
              <w:t xml:space="preserve">(p)      </w:t>
            </w:r>
            <w:r w:rsidRPr="00B44F9B">
              <w:rPr>
                <w:rFonts w:ascii="Consolas" w:hAnsi="Consolas"/>
                <w:i/>
                <w:color w:val="445588"/>
                <w:sz w:val="19"/>
              </w:rPr>
              <w:t># 50 cells over L_CL = 10 μm</w:t>
            </w:r>
          </w:p>
          <w:p w14:paraId="77CE6C06" w14:textId="77777777" w:rsidR="002D6472" w:rsidRPr="00B44F9B" w:rsidRDefault="002D6472">
            <w:pPr>
              <w:jc w:val="both"/>
              <w:rPr>
                <w:rFonts w:ascii="Consolas" w:hAnsi="Consolas"/>
                <w:color w:val="111111"/>
                <w:sz w:val="19"/>
              </w:rPr>
            </w:pPr>
            <w:r w:rsidRPr="00B44F9B">
              <w:rPr>
                <w:rFonts w:ascii="Consolas" w:hAnsi="Consolas"/>
                <w:color w:val="111111"/>
                <w:sz w:val="19"/>
              </w:rPr>
              <w:t xml:space="preserve">gdl_mesh = </w:t>
            </w:r>
            <w:r w:rsidRPr="00B44F9B">
              <w:rPr>
                <w:rFonts w:ascii="Consolas" w:hAnsi="Consolas"/>
                <w:b/>
                <w:color w:val="000000"/>
                <w:sz w:val="19"/>
              </w:rPr>
              <w:t>make_gdl_mesh</w:t>
            </w:r>
            <w:r w:rsidRPr="00B44F9B">
              <w:rPr>
                <w:rFonts w:ascii="Consolas" w:hAnsi="Consolas"/>
                <w:color w:val="111111"/>
                <w:sz w:val="19"/>
              </w:rPr>
              <w:t xml:space="preserve">(p)  </w:t>
            </w:r>
            <w:r w:rsidRPr="00B44F9B">
              <w:rPr>
                <w:rFonts w:ascii="Consolas" w:hAnsi="Consolas"/>
                <w:i/>
                <w:color w:val="445588"/>
                <w:sz w:val="19"/>
              </w:rPr>
              <w:t># 30 cells over L_GDL = 200 μm</w:t>
            </w:r>
          </w:p>
          <w:p w14:paraId="45130802" w14:textId="77777777" w:rsidR="002D6472" w:rsidRPr="00B44F9B" w:rsidRDefault="002D6472">
            <w:pPr>
              <w:jc w:val="both"/>
              <w:rPr>
                <w:rFonts w:ascii="Consolas" w:hAnsi="Consolas"/>
                <w:color w:val="111111"/>
                <w:sz w:val="19"/>
              </w:rPr>
            </w:pPr>
          </w:p>
        </w:tc>
      </w:tr>
    </w:tbl>
    <w:p w14:paraId="228C2C2E" w14:textId="77777777" w:rsidR="002D6472" w:rsidRPr="00B11AA6" w:rsidRDefault="002D6472" w:rsidP="00C341A3">
      <w:pPr>
        <w:jc w:val="both"/>
        <w:rPr>
          <w:rFonts w:ascii="Palatino Linotype" w:hAnsi="Palatino Linotype" w:cs="Times New Roman"/>
          <w:sz w:val="22"/>
          <w:szCs w:val="22"/>
        </w:rPr>
      </w:pPr>
    </w:p>
    <w:p w14:paraId="76879A07" w14:textId="4831D016" w:rsidR="002D6472" w:rsidRPr="00B11AA6" w:rsidRDefault="002D6472" w:rsidP="003A6E6F">
      <w:pPr>
        <w:jc w:val="both"/>
        <w:rPr>
          <w:rFonts w:ascii="Palatino Linotype" w:hAnsi="Palatino Linotype" w:cs="Times New Roman"/>
          <w:b/>
          <w:bCs/>
          <w:sz w:val="22"/>
          <w:szCs w:val="22"/>
        </w:rPr>
      </w:pPr>
      <w:r w:rsidRPr="00B11AA6">
        <w:rPr>
          <w:rFonts w:ascii="Palatino Linotype" w:hAnsi="Palatino Linotype" w:cs="Times New Roman"/>
          <w:sz w:val="22"/>
          <w:szCs w:val="22"/>
        </w:rPr>
        <w:t xml:space="preserve">No external meshing library is needed for 1D uniform grids. For 2D/3D or unstructured problems, dedicated tools such as </w:t>
      </w:r>
      <w:r w:rsidRPr="00B11AA6">
        <w:rPr>
          <w:rFonts w:ascii="Palatino Linotype" w:hAnsi="Palatino Linotype" w:cs="Times New Roman"/>
          <w:b/>
          <w:bCs/>
          <w:sz w:val="22"/>
          <w:szCs w:val="22"/>
        </w:rPr>
        <w:t>Gmsh</w:t>
      </w:r>
      <w:r w:rsidRPr="00B11AA6">
        <w:rPr>
          <w:rFonts w:ascii="Palatino Linotype" w:hAnsi="Palatino Linotype" w:cs="Times New Roman"/>
          <w:sz w:val="22"/>
          <w:szCs w:val="22"/>
        </w:rPr>
        <w:t xml:space="preserve"> or </w:t>
      </w:r>
      <w:r w:rsidRPr="00B11AA6">
        <w:rPr>
          <w:rFonts w:ascii="Palatino Linotype" w:hAnsi="Palatino Linotype" w:cs="Times New Roman"/>
          <w:b/>
          <w:bCs/>
          <w:sz w:val="22"/>
          <w:szCs w:val="22"/>
        </w:rPr>
        <w:t>meshio</w:t>
      </w:r>
      <w:r w:rsidRPr="00B11AA6">
        <w:rPr>
          <w:rFonts w:ascii="Palatino Linotype" w:hAnsi="Palatino Linotype" w:cs="Times New Roman"/>
          <w:sz w:val="22"/>
          <w:szCs w:val="22"/>
        </w:rPr>
        <w:t xml:space="preserve"> </w:t>
      </w:r>
      <w:r w:rsidR="00B662CE" w:rsidRPr="00B11AA6">
        <w:rPr>
          <w:rFonts w:ascii="Palatino Linotype" w:hAnsi="Palatino Linotype" w:cs="Times New Roman"/>
          <w:sz w:val="22"/>
          <w:szCs w:val="22"/>
        </w:rPr>
        <w:t>can be</w:t>
      </w:r>
      <w:r w:rsidRPr="00B11AA6">
        <w:rPr>
          <w:rFonts w:ascii="Palatino Linotype" w:hAnsi="Palatino Linotype" w:cs="Times New Roman"/>
          <w:sz w:val="22"/>
          <w:szCs w:val="22"/>
        </w:rPr>
        <w:t xml:space="preserve"> used. The remaining modules </w:t>
      </w:r>
      <w:r w:rsidR="00B662CE" w:rsidRPr="00B11AA6">
        <w:rPr>
          <w:rFonts w:ascii="Palatino Linotype" w:hAnsi="Palatino Linotype" w:cs="Times New Roman"/>
          <w:sz w:val="22"/>
          <w:szCs w:val="22"/>
        </w:rPr>
        <w:t>each serve a different function for the model</w:t>
      </w:r>
      <w:r w:rsidRPr="00B11AA6">
        <w:rPr>
          <w:rFonts w:ascii="Palatino Linotype" w:hAnsi="Palatino Linotype"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6973"/>
      </w:tblGrid>
      <w:tr w:rsidR="002D6472" w:rsidRPr="00B11AA6" w14:paraId="7769105A" w14:textId="77777777" w:rsidTr="00B44F9B">
        <w:trPr>
          <w:jc w:val="center"/>
        </w:trPr>
        <w:tc>
          <w:tcPr>
            <w:tcW w:w="2377" w:type="dxa"/>
            <w:shd w:val="clear" w:color="auto" w:fill="000000" w:themeFill="text1"/>
          </w:tcPr>
          <w:p w14:paraId="4B2CFD06" w14:textId="77777777" w:rsidR="002D6472" w:rsidRPr="00B11AA6" w:rsidRDefault="002D6472" w:rsidP="00C92B1E">
            <w:pPr>
              <w:jc w:val="center"/>
              <w:rPr>
                <w:rFonts w:ascii="Palatino Linotype" w:hAnsi="Palatino Linotype" w:cs="Times New Roman"/>
                <w:sz w:val="22"/>
                <w:szCs w:val="22"/>
              </w:rPr>
            </w:pPr>
            <w:r w:rsidRPr="00B11AA6">
              <w:rPr>
                <w:rFonts w:ascii="Palatino Linotype" w:hAnsi="Palatino Linotype" w:cs="Times New Roman"/>
                <w:sz w:val="22"/>
                <w:szCs w:val="22"/>
              </w:rPr>
              <w:t>File</w:t>
            </w:r>
          </w:p>
        </w:tc>
        <w:tc>
          <w:tcPr>
            <w:tcW w:w="6973" w:type="dxa"/>
            <w:shd w:val="clear" w:color="auto" w:fill="000000" w:themeFill="text1"/>
          </w:tcPr>
          <w:p w14:paraId="17F39A09" w14:textId="77777777" w:rsidR="002D6472" w:rsidRPr="00B11AA6" w:rsidRDefault="002D6472" w:rsidP="00C92B1E">
            <w:pPr>
              <w:jc w:val="center"/>
              <w:rPr>
                <w:rFonts w:ascii="Palatino Linotype" w:hAnsi="Palatino Linotype" w:cs="Times New Roman"/>
                <w:sz w:val="22"/>
                <w:szCs w:val="22"/>
              </w:rPr>
            </w:pPr>
            <w:r w:rsidRPr="00B11AA6">
              <w:rPr>
                <w:rFonts w:ascii="Palatino Linotype" w:hAnsi="Palatino Linotype" w:cs="Times New Roman"/>
                <w:sz w:val="22"/>
                <w:szCs w:val="22"/>
              </w:rPr>
              <w:t>Content</w:t>
            </w:r>
          </w:p>
        </w:tc>
      </w:tr>
      <w:tr w:rsidR="002D6472" w:rsidRPr="00B11AA6" w14:paraId="7ED73F3C" w14:textId="77777777" w:rsidTr="00B44F9B">
        <w:trPr>
          <w:jc w:val="center"/>
        </w:trPr>
        <w:tc>
          <w:tcPr>
            <w:tcW w:w="2377" w:type="dxa"/>
            <w:shd w:val="clear" w:color="auto" w:fill="F2F2F2" w:themeFill="background1" w:themeFillShade="F2"/>
          </w:tcPr>
          <w:p w14:paraId="14A538AC"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kinetics.py</w:t>
            </w:r>
          </w:p>
        </w:tc>
        <w:tc>
          <w:tcPr>
            <w:tcW w:w="6973" w:type="dxa"/>
            <w:shd w:val="clear" w:color="auto" w:fill="F2F2F2" w:themeFill="background1" w:themeFillShade="F2"/>
          </w:tcPr>
          <w:p w14:paraId="409F3605" w14:textId="2B23C2AA" w:rsidR="00F31D46" w:rsidRDefault="00F31D46" w:rsidP="00C92B1E">
            <w:pPr>
              <w:jc w:val="center"/>
              <w:rPr>
                <w:rFonts w:ascii="Palatino Linotype" w:hAnsi="Palatino Linotype" w:cs="Courier New"/>
                <w:sz w:val="22"/>
                <w:szCs w:val="22"/>
              </w:rPr>
            </w:pPr>
            <w:r>
              <w:rPr>
                <w:rFonts w:ascii="Palatino Linotype" w:hAnsi="Palatino Linotype" w:cs="Times New Roman"/>
                <w:sz w:val="22"/>
                <w:szCs w:val="22"/>
              </w:rPr>
              <w:t>V</w:t>
            </w:r>
            <w:r w:rsidRPr="00B11AA6">
              <w:rPr>
                <w:rFonts w:ascii="Palatino Linotype" w:hAnsi="Palatino Linotype" w:cs="Times New Roman"/>
                <w:sz w:val="22"/>
                <w:szCs w:val="22"/>
              </w:rPr>
              <w:t>olumetric ORR rate [A/m³]</w:t>
            </w:r>
          </w:p>
          <w:p w14:paraId="24BCECDA" w14:textId="26B0D8C5" w:rsidR="002D6472" w:rsidRPr="00B11AA6" w:rsidRDefault="002D6472" w:rsidP="00F31D46">
            <w:pPr>
              <w:jc w:val="center"/>
              <w:rPr>
                <w:rFonts w:ascii="Palatino Linotype" w:hAnsi="Palatino Linotype" w:cs="Times New Roman"/>
                <w:sz w:val="22"/>
                <w:szCs w:val="22"/>
              </w:rPr>
            </w:pPr>
            <w:r w:rsidRPr="00B11AA6">
              <w:rPr>
                <w:rFonts w:ascii="Palatino Linotype" w:hAnsi="Palatino Linotype" w:cs="Courier New"/>
                <w:sz w:val="22"/>
                <w:szCs w:val="22"/>
              </w:rPr>
              <w:t>R_ORR(ln_cO2, phi_s, phi_L, p) </w:t>
            </w:r>
          </w:p>
        </w:tc>
      </w:tr>
      <w:tr w:rsidR="002D6472" w:rsidRPr="00163E90" w14:paraId="27C6D531" w14:textId="77777777" w:rsidTr="00B44F9B">
        <w:trPr>
          <w:jc w:val="center"/>
        </w:trPr>
        <w:tc>
          <w:tcPr>
            <w:tcW w:w="2377" w:type="dxa"/>
          </w:tcPr>
          <w:p w14:paraId="22A1CB0C"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transport.py</w:t>
            </w:r>
          </w:p>
        </w:tc>
        <w:tc>
          <w:tcPr>
            <w:tcW w:w="6973" w:type="dxa"/>
          </w:tcPr>
          <w:p w14:paraId="08883C37" w14:textId="224E9071" w:rsidR="00F31D46" w:rsidRPr="00163E90" w:rsidRDefault="00F31D46" w:rsidP="00C92B1E">
            <w:pPr>
              <w:jc w:val="center"/>
              <w:rPr>
                <w:rFonts w:ascii="Palatino Linotype" w:hAnsi="Palatino Linotype" w:cs="Courier New"/>
                <w:sz w:val="22"/>
                <w:szCs w:val="22"/>
              </w:rPr>
            </w:pPr>
            <w:r w:rsidRPr="00B11AA6">
              <w:rPr>
                <w:rFonts w:ascii="Palatino Linotype" w:hAnsi="Palatino Linotype" w:cs="Times New Roman"/>
                <w:sz w:val="22"/>
                <w:szCs w:val="22"/>
              </w:rPr>
              <w:t>Fick/Ohm fluxes at cell faces</w:t>
            </w:r>
          </w:p>
          <w:p w14:paraId="327403E9" w14:textId="64780A19" w:rsidR="002D6472" w:rsidRPr="00163E90" w:rsidRDefault="002D6472" w:rsidP="00F31D46">
            <w:pPr>
              <w:jc w:val="center"/>
              <w:rPr>
                <w:rFonts w:ascii="Palatino Linotype" w:hAnsi="Palatino Linotype" w:cs="Times New Roman"/>
                <w:sz w:val="22"/>
                <w:szCs w:val="22"/>
                <w:lang w:val="fr-FR"/>
              </w:rPr>
            </w:pPr>
            <w:r w:rsidRPr="00B11AA6">
              <w:rPr>
                <w:rFonts w:ascii="Palatino Linotype" w:hAnsi="Palatino Linotype" w:cs="Courier New"/>
                <w:sz w:val="22"/>
                <w:szCs w:val="22"/>
                <w:lang w:val="fr-FR"/>
              </w:rPr>
              <w:t>diffusion_face_fluxes(...), ohmic_face_fluxes(...) </w:t>
            </w:r>
          </w:p>
        </w:tc>
      </w:tr>
      <w:tr w:rsidR="002D6472" w:rsidRPr="00B11AA6" w14:paraId="3CB5B7F0" w14:textId="77777777" w:rsidTr="00B44F9B">
        <w:trPr>
          <w:jc w:val="center"/>
        </w:trPr>
        <w:tc>
          <w:tcPr>
            <w:tcW w:w="2377" w:type="dxa"/>
            <w:shd w:val="clear" w:color="auto" w:fill="F2F2F2" w:themeFill="background1" w:themeFillShade="F2"/>
          </w:tcPr>
          <w:p w14:paraId="11ED8096"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assembly_stage1.py</w:t>
            </w:r>
          </w:p>
        </w:tc>
        <w:tc>
          <w:tcPr>
            <w:tcW w:w="6973" w:type="dxa"/>
            <w:shd w:val="clear" w:color="auto" w:fill="F2F2F2" w:themeFill="background1" w:themeFillShade="F2"/>
          </w:tcPr>
          <w:p w14:paraId="4A23F9DD" w14:textId="23A53453" w:rsidR="00F31D46" w:rsidRDefault="00F31D46" w:rsidP="00F31D46">
            <w:pPr>
              <w:jc w:val="center"/>
              <w:rPr>
                <w:rFonts w:ascii="Palatino Linotype" w:hAnsi="Palatino Linotype" w:cs="Courier New"/>
                <w:sz w:val="22"/>
                <w:szCs w:val="22"/>
              </w:rPr>
            </w:pPr>
            <w:r>
              <w:rPr>
                <w:rFonts w:ascii="Palatino Linotype" w:hAnsi="Palatino Linotype" w:cs="Times New Roman"/>
                <w:sz w:val="22"/>
                <w:szCs w:val="22"/>
              </w:rPr>
              <w:t>A</w:t>
            </w:r>
            <w:r w:rsidRPr="00B11AA6">
              <w:rPr>
                <w:rFonts w:ascii="Palatino Linotype" w:hAnsi="Palatino Linotype" w:cs="Times New Roman"/>
                <w:sz w:val="22"/>
                <w:szCs w:val="22"/>
              </w:rPr>
              <w:t xml:space="preserve">ssembles </w:t>
            </w:r>
            <w:r>
              <w:rPr>
                <w:rFonts w:ascii="Palatino Linotype" w:hAnsi="Palatino Linotype" w:cs="Times New Roman"/>
                <w:sz w:val="22"/>
                <w:szCs w:val="22"/>
              </w:rPr>
              <w:t xml:space="preserve">the </w:t>
            </w:r>
            <w:r w:rsidRPr="00B11AA6">
              <w:rPr>
                <w:rFonts w:ascii="Palatino Linotype" w:hAnsi="Palatino Linotype" w:cs="Times New Roman"/>
                <w:sz w:val="22"/>
                <w:szCs w:val="22"/>
              </w:rPr>
              <w:t>full FV residual vector </w:t>
            </w:r>
            <m:oMath>
              <m:r>
                <m:rPr>
                  <m:sty m:val="p"/>
                </m:rPr>
                <w:rPr>
                  <w:rFonts w:ascii="Cambria Math" w:hAnsi="Cambria Math" w:cs="Times New Roman"/>
                  <w:sz w:val="22"/>
                  <w:szCs w:val="22"/>
                </w:rPr>
                <m:t>F</m:t>
              </m:r>
              <m:r>
                <w:rPr>
                  <w:rFonts w:ascii="Cambria Math" w:hAnsi="Cambria Math" w:cs="Times New Roman"/>
                  <w:sz w:val="22"/>
                  <w:szCs w:val="22"/>
                </w:rPr>
                <m:t>(</m:t>
              </m:r>
              <m:r>
                <m:rPr>
                  <m:sty m:val="p"/>
                </m:rPr>
                <w:rPr>
                  <w:rFonts w:ascii="Cambria Math" w:hAnsi="Cambria Math" w:cs="Times New Roman"/>
                  <w:sz w:val="22"/>
                  <w:szCs w:val="22"/>
                </w:rPr>
                <m:t>u</m:t>
              </m:r>
              <m:r>
                <w:rPr>
                  <w:rFonts w:ascii="Cambria Math" w:hAnsi="Cambria Math" w:cs="Times New Roman"/>
                  <w:sz w:val="22"/>
                  <w:szCs w:val="22"/>
                </w:rPr>
                <m:t>)</m:t>
              </m:r>
            </m:oMath>
          </w:p>
          <w:p w14:paraId="1AB213FE" w14:textId="3A0C80AC" w:rsidR="002D6472" w:rsidRPr="00B11AA6" w:rsidRDefault="002D6472" w:rsidP="00F31D46">
            <w:pPr>
              <w:jc w:val="center"/>
              <w:rPr>
                <w:rFonts w:ascii="Palatino Linotype" w:hAnsi="Palatino Linotype" w:cs="Times New Roman"/>
                <w:sz w:val="22"/>
                <w:szCs w:val="22"/>
              </w:rPr>
            </w:pPr>
            <w:r w:rsidRPr="00B11AA6">
              <w:rPr>
                <w:rFonts w:ascii="Palatino Linotype" w:hAnsi="Palatino Linotype" w:cs="Courier New"/>
                <w:sz w:val="22"/>
                <w:szCs w:val="22"/>
              </w:rPr>
              <w:t xml:space="preserve">residual_stage1(u, mesh, p, V)  </w:t>
            </w:r>
          </w:p>
        </w:tc>
      </w:tr>
      <w:tr w:rsidR="002D6472" w:rsidRPr="00B11AA6" w14:paraId="0EEC0665" w14:textId="77777777" w:rsidTr="00B44F9B">
        <w:trPr>
          <w:jc w:val="center"/>
        </w:trPr>
        <w:tc>
          <w:tcPr>
            <w:tcW w:w="2377" w:type="dxa"/>
          </w:tcPr>
          <w:p w14:paraId="225E42AA"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solver.py</w:t>
            </w:r>
          </w:p>
        </w:tc>
        <w:tc>
          <w:tcPr>
            <w:tcW w:w="6973" w:type="dxa"/>
          </w:tcPr>
          <w:p w14:paraId="5FBD7056" w14:textId="4F353665" w:rsidR="00F31D46" w:rsidRDefault="00F31D46" w:rsidP="00C92B1E">
            <w:pPr>
              <w:jc w:val="center"/>
              <w:rPr>
                <w:rFonts w:ascii="Palatino Linotype" w:hAnsi="Palatino Linotype" w:cs="Courier New"/>
                <w:sz w:val="22"/>
                <w:szCs w:val="22"/>
              </w:rPr>
            </w:pPr>
            <w:r w:rsidRPr="00B11AA6">
              <w:rPr>
                <w:rFonts w:ascii="Palatino Linotype" w:hAnsi="Palatino Linotype" w:cs="Times New Roman"/>
                <w:sz w:val="22"/>
                <w:szCs w:val="22"/>
              </w:rPr>
              <w:t>Newton iteration and voltage sweep</w:t>
            </w:r>
          </w:p>
          <w:p w14:paraId="73D6B509" w14:textId="06CC2AD5" w:rsidR="002D6472" w:rsidRPr="00B11AA6" w:rsidRDefault="002D6472" w:rsidP="00F31D46">
            <w:pPr>
              <w:jc w:val="center"/>
              <w:rPr>
                <w:rFonts w:ascii="Palatino Linotype" w:hAnsi="Palatino Linotype" w:cs="Times New Roman"/>
                <w:sz w:val="22"/>
                <w:szCs w:val="22"/>
              </w:rPr>
            </w:pPr>
            <w:r w:rsidRPr="00B11AA6">
              <w:rPr>
                <w:rFonts w:ascii="Palatino Linotype" w:hAnsi="Palatino Linotype" w:cs="Courier New"/>
                <w:sz w:val="22"/>
                <w:szCs w:val="22"/>
              </w:rPr>
              <w:t>newton_solve(...), voltage_sweep(...) </w:t>
            </w:r>
          </w:p>
        </w:tc>
      </w:tr>
      <w:tr w:rsidR="002D6472" w:rsidRPr="00B11AA6" w14:paraId="444773CC" w14:textId="77777777" w:rsidTr="00B44F9B">
        <w:trPr>
          <w:jc w:val="center"/>
        </w:trPr>
        <w:tc>
          <w:tcPr>
            <w:tcW w:w="2377" w:type="dxa"/>
            <w:shd w:val="clear" w:color="auto" w:fill="F2F2F2" w:themeFill="background1" w:themeFillShade="F2"/>
          </w:tcPr>
          <w:p w14:paraId="0FBE085E"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cache.py</w:t>
            </w:r>
          </w:p>
        </w:tc>
        <w:tc>
          <w:tcPr>
            <w:tcW w:w="6973" w:type="dxa"/>
            <w:shd w:val="clear" w:color="auto" w:fill="F2F2F2" w:themeFill="background1" w:themeFillShade="F2"/>
          </w:tcPr>
          <w:p w14:paraId="66BFD61C" w14:textId="4BB7363F" w:rsidR="00F31D46" w:rsidRDefault="00F31D46" w:rsidP="00C92B1E">
            <w:pPr>
              <w:jc w:val="center"/>
              <w:rPr>
                <w:rFonts w:ascii="Palatino Linotype" w:hAnsi="Palatino Linotype" w:cs="Courier New"/>
                <w:sz w:val="22"/>
                <w:szCs w:val="22"/>
              </w:rPr>
            </w:pPr>
            <w:r>
              <w:rPr>
                <w:rFonts w:ascii="Palatino Linotype" w:hAnsi="Palatino Linotype" w:cs="Times New Roman"/>
                <w:sz w:val="22"/>
                <w:szCs w:val="22"/>
              </w:rPr>
              <w:t>B</w:t>
            </w:r>
            <w:r w:rsidRPr="00B11AA6">
              <w:rPr>
                <w:rFonts w:ascii="Palatino Linotype" w:hAnsi="Palatino Linotype" w:cs="Times New Roman"/>
                <w:sz w:val="22"/>
                <w:szCs w:val="22"/>
              </w:rPr>
              <w:t>inary cache for voltage sweep results</w:t>
            </w:r>
          </w:p>
          <w:p w14:paraId="0D95BB84" w14:textId="3D73B946" w:rsidR="002D6472" w:rsidRPr="00B11AA6" w:rsidRDefault="002D6472" w:rsidP="00F31D46">
            <w:pPr>
              <w:jc w:val="center"/>
              <w:rPr>
                <w:rFonts w:ascii="Palatino Linotype" w:hAnsi="Palatino Linotype" w:cs="Times New Roman"/>
                <w:sz w:val="22"/>
                <w:szCs w:val="22"/>
              </w:rPr>
            </w:pPr>
            <w:r w:rsidRPr="00B11AA6">
              <w:rPr>
                <w:rFonts w:ascii="Palatino Linotype" w:hAnsi="Palatino Linotype" w:cs="Courier New"/>
                <w:sz w:val="22"/>
                <w:szCs w:val="22"/>
              </w:rPr>
              <w:t>save_cache(...), load_cache(...) </w:t>
            </w:r>
          </w:p>
        </w:tc>
      </w:tr>
      <w:tr w:rsidR="002D6472" w:rsidRPr="00B11AA6" w14:paraId="2BBD9DA1" w14:textId="77777777" w:rsidTr="00B44F9B">
        <w:trPr>
          <w:jc w:val="center"/>
        </w:trPr>
        <w:tc>
          <w:tcPr>
            <w:tcW w:w="2377" w:type="dxa"/>
          </w:tcPr>
          <w:p w14:paraId="04321F79"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plot_results.py</w:t>
            </w:r>
          </w:p>
        </w:tc>
        <w:tc>
          <w:tcPr>
            <w:tcW w:w="6973" w:type="dxa"/>
          </w:tcPr>
          <w:p w14:paraId="68DEDCE1" w14:textId="7FB222A2" w:rsidR="00F31D46" w:rsidRDefault="00F31D46" w:rsidP="00C92B1E">
            <w:pPr>
              <w:jc w:val="center"/>
              <w:rPr>
                <w:rFonts w:ascii="Palatino Linotype" w:hAnsi="Palatino Linotype" w:cs="Courier New"/>
                <w:sz w:val="22"/>
                <w:szCs w:val="22"/>
              </w:rPr>
            </w:pPr>
            <w:r>
              <w:rPr>
                <w:rFonts w:ascii="Palatino Linotype" w:hAnsi="Palatino Linotype" w:cs="Times New Roman"/>
                <w:sz w:val="22"/>
                <w:szCs w:val="22"/>
              </w:rPr>
              <w:t>D</w:t>
            </w:r>
            <w:r w:rsidRPr="00B11AA6">
              <w:rPr>
                <w:rFonts w:ascii="Palatino Linotype" w:hAnsi="Palatino Linotype" w:cs="Times New Roman"/>
                <w:sz w:val="22"/>
                <w:szCs w:val="22"/>
              </w:rPr>
              <w:t>iagnostic figures</w:t>
            </w:r>
          </w:p>
          <w:p w14:paraId="73A56917" w14:textId="38996324" w:rsidR="002D6472" w:rsidRPr="00B11AA6" w:rsidRDefault="002D6472" w:rsidP="00F31D46">
            <w:pPr>
              <w:jc w:val="center"/>
              <w:rPr>
                <w:rFonts w:ascii="Palatino Linotype" w:hAnsi="Palatino Linotype" w:cs="Times New Roman"/>
                <w:sz w:val="22"/>
                <w:szCs w:val="22"/>
              </w:rPr>
            </w:pPr>
            <w:r w:rsidRPr="00B11AA6">
              <w:rPr>
                <w:rFonts w:ascii="Palatino Linotype" w:hAnsi="Palatino Linotype" w:cs="Courier New"/>
                <w:sz w:val="22"/>
                <w:szCs w:val="22"/>
              </w:rPr>
              <w:t xml:space="preserve">plot_polarization(...), plot_profiles(...), etc. </w:t>
            </w:r>
          </w:p>
        </w:tc>
      </w:tr>
    </w:tbl>
    <w:p w14:paraId="2454F026" w14:textId="77777777" w:rsidR="002D6472" w:rsidRPr="00B11AA6" w:rsidRDefault="002D6472" w:rsidP="004674C8">
      <w:pPr>
        <w:rPr>
          <w:rFonts w:ascii="Palatino Linotype" w:hAnsi="Palatino Linotype" w:cs="Times New Roman"/>
          <w:sz w:val="22"/>
          <w:szCs w:val="22"/>
        </w:rPr>
      </w:pPr>
    </w:p>
    <w:p w14:paraId="50411930" w14:textId="5DCC9ADA" w:rsidR="002D6472" w:rsidRPr="00B11AA6" w:rsidRDefault="002D647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This project uses </w:t>
      </w:r>
      <w:commentRangeStart w:id="34"/>
      <w:r w:rsidR="00F31D46">
        <w:rPr>
          <w:rFonts w:ascii="Palatino Linotype" w:hAnsi="Palatino Linotype" w:cs="Times New Roman"/>
          <w:sz w:val="22"/>
          <w:szCs w:val="22"/>
        </w:rPr>
        <w:t xml:space="preserve">the </w:t>
      </w:r>
      <w:r w:rsidRPr="00B11AA6">
        <w:rPr>
          <w:rFonts w:ascii="Palatino Linotype" w:hAnsi="Palatino Linotype" w:cs="Times New Roman"/>
          <w:sz w:val="22"/>
          <w:szCs w:val="22"/>
        </w:rPr>
        <w:t xml:space="preserve">FVM </w:t>
      </w:r>
      <w:commentRangeEnd w:id="34"/>
      <w:r w:rsidR="00F31D46" w:rsidRPr="00B11AA6">
        <w:rPr>
          <w:rStyle w:val="CommentReference"/>
          <w:rFonts w:ascii="Palatino Linotype" w:hAnsi="Palatino Linotype" w:cs="Times New Roman"/>
          <w:sz w:val="22"/>
          <w:szCs w:val="22"/>
        </w:rPr>
        <w:commentReference w:id="34"/>
      </w:r>
      <w:r w:rsidRPr="00B11AA6">
        <w:rPr>
          <w:rFonts w:ascii="Palatino Linotype" w:hAnsi="Palatino Linotype" w:cs="Times New Roman"/>
          <w:sz w:val="22"/>
          <w:szCs w:val="22"/>
        </w:rPr>
        <w:t>implemented entirely in NumPy. The face-flux functions in transport.py are the core of the discretization:</w:t>
      </w:r>
    </w:p>
    <w:tbl>
      <w:tblPr>
        <w:tblStyle w:val="TableGrid"/>
        <w:tblW w:w="9360" w:type="dxa"/>
        <w:jc w:val="center"/>
        <w:tblLook w:val="04A0" w:firstRow="1" w:lastRow="0" w:firstColumn="1" w:lastColumn="0" w:noHBand="0" w:noVBand="1"/>
      </w:tblPr>
      <w:tblGrid>
        <w:gridCol w:w="9360"/>
      </w:tblGrid>
      <w:tr w:rsidR="002D6472" w:rsidRPr="00B11AA6" w14:paraId="0687C950" w14:textId="77777777" w:rsidTr="00B44F9B">
        <w:trPr>
          <w:trHeight w:val="2400"/>
          <w:jc w:val="center"/>
        </w:trPr>
        <w:tc>
          <w:tcPr>
            <w:tcW w:w="9360" w:type="dxa"/>
            <w:tcBorders>
              <w:top w:val="nil"/>
              <w:left w:val="nil"/>
              <w:bottom w:val="nil"/>
              <w:right w:val="nil"/>
            </w:tcBorders>
            <w:shd w:val="clear" w:color="F8F8F8" w:fill="F8F8F8"/>
          </w:tcPr>
          <w:p w14:paraId="6C70333B" w14:textId="77777777" w:rsidR="002D6472" w:rsidRPr="00B44F9B" w:rsidRDefault="002D6472" w:rsidP="00E33E65">
            <w:pPr>
              <w:jc w:val="both"/>
              <w:rPr>
                <w:rFonts w:ascii="Consolas" w:hAnsi="Consolas"/>
                <w:color w:val="111111"/>
                <w:sz w:val="19"/>
              </w:rPr>
            </w:pPr>
            <w:r w:rsidRPr="00B44F9B">
              <w:rPr>
                <w:rFonts w:ascii="Consolas" w:hAnsi="Consolas"/>
                <w:i/>
                <w:color w:val="445588"/>
                <w:sz w:val="19"/>
              </w:rPr>
              <w:t># transport.py — Fick's law face fluxes (FVM)</w:t>
            </w:r>
          </w:p>
          <w:p w14:paraId="276A54BF" w14:textId="77777777" w:rsidR="002D6472" w:rsidRPr="00B44F9B" w:rsidRDefault="002D6472" w:rsidP="00E33E65">
            <w:pPr>
              <w:jc w:val="both"/>
              <w:rPr>
                <w:rFonts w:ascii="Consolas" w:hAnsi="Consolas"/>
                <w:color w:val="111111"/>
                <w:sz w:val="19"/>
              </w:rPr>
            </w:pP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diffusion_face_fluxes</w:t>
            </w:r>
            <w:r w:rsidRPr="00B44F9B">
              <w:rPr>
                <w:rFonts w:ascii="Consolas" w:hAnsi="Consolas"/>
                <w:color w:val="111111"/>
                <w:sz w:val="19"/>
              </w:rPr>
              <w:t>(ln_cO2, dx, D_eff, bc_left, bc_right):</w:t>
            </w:r>
          </w:p>
          <w:p w14:paraId="3541F609" w14:textId="77777777"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c = np.</w:t>
            </w:r>
            <w:r w:rsidRPr="00B44F9B">
              <w:rPr>
                <w:rFonts w:ascii="Consolas" w:hAnsi="Consolas"/>
                <w:b/>
                <w:color w:val="000000"/>
                <w:sz w:val="19"/>
              </w:rPr>
              <w:t>exp</w:t>
            </w:r>
            <w:r w:rsidRPr="00B44F9B">
              <w:rPr>
                <w:rFonts w:ascii="Consolas" w:hAnsi="Consolas"/>
                <w:color w:val="111111"/>
                <w:sz w:val="19"/>
              </w:rPr>
              <w:t xml:space="preserve">(ln_cO2)           </w:t>
            </w:r>
            <w:r w:rsidRPr="00B44F9B">
              <w:rPr>
                <w:rFonts w:ascii="Consolas" w:hAnsi="Consolas"/>
                <w:i/>
                <w:color w:val="445588"/>
                <w:sz w:val="19"/>
              </w:rPr>
              <w:t># recover concentration from log-stored DOF</w:t>
            </w:r>
          </w:p>
          <w:p w14:paraId="3E887828" w14:textId="77777777"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J = np.</w:t>
            </w:r>
            <w:r w:rsidRPr="00B44F9B">
              <w:rPr>
                <w:rFonts w:ascii="Consolas" w:hAnsi="Consolas"/>
                <w:b/>
                <w:color w:val="000000"/>
                <w:sz w:val="19"/>
              </w:rPr>
              <w:t>empty</w:t>
            </w:r>
            <w:r w:rsidRPr="00B44F9B">
              <w:rPr>
                <w:rFonts w:ascii="Consolas" w:hAnsi="Consolas"/>
                <w:color w:val="111111"/>
                <w:sz w:val="19"/>
              </w:rPr>
              <w:t>(</w:t>
            </w:r>
            <w:r w:rsidRPr="00B44F9B">
              <w:rPr>
                <w:rFonts w:ascii="Consolas" w:hAnsi="Consolas"/>
                <w:b/>
                <w:color w:val="000000"/>
                <w:sz w:val="19"/>
              </w:rPr>
              <w:t>len</w:t>
            </w:r>
            <w:r w:rsidRPr="00B44F9B">
              <w:rPr>
                <w:rFonts w:ascii="Consolas" w:hAnsi="Consolas"/>
                <w:color w:val="111111"/>
                <w:sz w:val="19"/>
              </w:rPr>
              <w:t>(c) + 1)</w:t>
            </w:r>
          </w:p>
          <w:p w14:paraId="14767BEA" w14:textId="77777777" w:rsidR="002D6472" w:rsidRPr="00B44F9B" w:rsidRDefault="002D6472" w:rsidP="00E33E65">
            <w:pPr>
              <w:jc w:val="both"/>
              <w:rPr>
                <w:rFonts w:ascii="Consolas" w:hAnsi="Consolas"/>
                <w:color w:val="111111"/>
                <w:sz w:val="19"/>
              </w:rPr>
            </w:pPr>
          </w:p>
          <w:p w14:paraId="207C6A45" w14:textId="77777777"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J[0]    = -D_eff * (c[0] - bc_left) / (0.5 * dx)   </w:t>
            </w:r>
            <w:r w:rsidRPr="00B44F9B">
              <w:rPr>
                <w:rFonts w:ascii="Consolas" w:hAnsi="Consolas"/>
                <w:i/>
                <w:color w:val="445588"/>
                <w:sz w:val="19"/>
              </w:rPr>
              <w:t># left Dirichlet BC</w:t>
            </w:r>
          </w:p>
          <w:p w14:paraId="60059DA0" w14:textId="77777777"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J[1:-1] = -D_eff * np.</w:t>
            </w:r>
            <w:r w:rsidRPr="00B44F9B">
              <w:rPr>
                <w:rFonts w:ascii="Consolas" w:hAnsi="Consolas"/>
                <w:b/>
                <w:color w:val="000000"/>
                <w:sz w:val="19"/>
              </w:rPr>
              <w:t>diff</w:t>
            </w:r>
            <w:r w:rsidRPr="00B44F9B">
              <w:rPr>
                <w:rFonts w:ascii="Consolas" w:hAnsi="Consolas"/>
                <w:color w:val="111111"/>
                <w:sz w:val="19"/>
              </w:rPr>
              <w:t xml:space="preserve">(c) / dx                  </w:t>
            </w:r>
            <w:r w:rsidRPr="00B44F9B">
              <w:rPr>
                <w:rFonts w:ascii="Consolas" w:hAnsi="Consolas"/>
                <w:i/>
                <w:color w:val="445588"/>
                <w:sz w:val="19"/>
              </w:rPr>
              <w:t># interior faces</w:t>
            </w:r>
          </w:p>
          <w:p w14:paraId="527CE4AE" w14:textId="77777777"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J[-1]   = 0.0                                        </w:t>
            </w:r>
            <w:r w:rsidRPr="00B44F9B">
              <w:rPr>
                <w:rFonts w:ascii="Consolas" w:hAnsi="Consolas"/>
                <w:i/>
                <w:color w:val="445588"/>
                <w:sz w:val="19"/>
              </w:rPr>
              <w:t># right no-flux BC</w:t>
            </w:r>
          </w:p>
          <w:p w14:paraId="1C5DD416" w14:textId="77777777" w:rsidR="002D6472" w:rsidRPr="00B44F9B" w:rsidRDefault="002D6472" w:rsidP="00E33E65">
            <w:pPr>
              <w:jc w:val="both"/>
              <w:rPr>
                <w:rFonts w:ascii="Consolas" w:hAnsi="Consolas"/>
                <w:color w:val="111111"/>
                <w:sz w:val="19"/>
              </w:rPr>
            </w:pPr>
          </w:p>
          <w:p w14:paraId="569E008B" w14:textId="4692516B"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b/>
                <w:color w:val="000000"/>
                <w:sz w:val="19"/>
              </w:rPr>
              <w:t>return</w:t>
            </w:r>
            <w:r w:rsidRPr="00B44F9B">
              <w:rPr>
                <w:rFonts w:ascii="Consolas" w:hAnsi="Consolas"/>
                <w:color w:val="111111"/>
                <w:sz w:val="19"/>
              </w:rPr>
              <w:t xml:space="preserve"> J  </w:t>
            </w:r>
            <w:r w:rsidRPr="00B44F9B">
              <w:rPr>
                <w:rFonts w:ascii="Consolas" w:hAnsi="Consolas"/>
                <w:i/>
                <w:color w:val="445588"/>
                <w:sz w:val="19"/>
              </w:rPr>
              <w:t># shape (N+1,</w:t>
            </w:r>
            <w:r w:rsidR="00B662CE" w:rsidRPr="00B44F9B">
              <w:rPr>
                <w:rFonts w:ascii="Consolas" w:hAnsi="Consolas"/>
                <w:i/>
                <w:color w:val="445588"/>
                <w:sz w:val="19"/>
              </w:rPr>
              <w:t>1</w:t>
            </w:r>
            <w:r w:rsidRPr="00B44F9B">
              <w:rPr>
                <w:rFonts w:ascii="Consolas" w:hAnsi="Consolas"/>
                <w:i/>
                <w:color w:val="445588"/>
                <w:sz w:val="19"/>
              </w:rPr>
              <w:t>)</w:t>
            </w:r>
          </w:p>
        </w:tc>
      </w:tr>
    </w:tbl>
    <w:p w14:paraId="14DA2FCE" w14:textId="77777777" w:rsidR="00B8206D" w:rsidRDefault="00B8206D" w:rsidP="00972F13">
      <w:pPr>
        <w:jc w:val="both"/>
        <w:rPr>
          <w:rFonts w:ascii="Palatino Linotype" w:hAnsi="Palatino Linotype" w:cs="Times New Roman"/>
          <w:sz w:val="22"/>
          <w:szCs w:val="22"/>
        </w:rPr>
      </w:pPr>
    </w:p>
    <w:p w14:paraId="2242BC5C" w14:textId="77777777" w:rsidR="002D6472" w:rsidRPr="00B11AA6" w:rsidRDefault="002D647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Called in the assembly as:</w:t>
      </w: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60"/>
      </w:tblGrid>
      <w:tr w:rsidR="002D6472" w:rsidRPr="00B11AA6" w14:paraId="314198F1" w14:textId="77777777" w:rsidTr="00B44F9B">
        <w:trPr>
          <w:jc w:val="center"/>
        </w:trPr>
        <w:tc>
          <w:tcPr>
            <w:tcW w:w="9360" w:type="dxa"/>
            <w:shd w:val="clear" w:color="F8F8F8" w:fill="F8F8F8"/>
          </w:tcPr>
          <w:p w14:paraId="7540D508" w14:textId="77777777" w:rsidR="002D6472" w:rsidRPr="00B44F9B" w:rsidRDefault="002D6472" w:rsidP="00935E6A">
            <w:pPr>
              <w:jc w:val="both"/>
              <w:rPr>
                <w:rFonts w:ascii="Consolas" w:hAnsi="Consolas"/>
                <w:color w:val="111111"/>
                <w:sz w:val="19"/>
              </w:rPr>
            </w:pPr>
            <w:r w:rsidRPr="00B44F9B">
              <w:rPr>
                <w:rFonts w:ascii="Consolas" w:hAnsi="Consolas"/>
                <w:i/>
                <w:color w:val="445588"/>
                <w:sz w:val="19"/>
              </w:rPr>
              <w:t># assembly_stage1.py</w:t>
            </w:r>
          </w:p>
          <w:p w14:paraId="53399C46" w14:textId="77777777" w:rsidR="002D6472" w:rsidRPr="00B44F9B" w:rsidRDefault="002D6472" w:rsidP="00935E6A">
            <w:pPr>
              <w:jc w:val="both"/>
              <w:rPr>
                <w:rFonts w:ascii="Consolas" w:hAnsi="Consolas"/>
                <w:color w:val="111111"/>
                <w:sz w:val="19"/>
              </w:rPr>
            </w:pPr>
            <w:r w:rsidRPr="00B44F9B">
              <w:rPr>
                <w:rFonts w:ascii="Consolas" w:hAnsi="Consolas"/>
                <w:color w:val="111111"/>
                <w:sz w:val="19"/>
              </w:rPr>
              <w:t xml:space="preserve">J_O2 = </w:t>
            </w:r>
            <w:r w:rsidRPr="00B44F9B">
              <w:rPr>
                <w:rFonts w:ascii="Consolas" w:hAnsi="Consolas"/>
                <w:b/>
                <w:color w:val="000000"/>
                <w:sz w:val="19"/>
              </w:rPr>
              <w:t>diffusion_face_fluxes</w:t>
            </w:r>
            <w:r w:rsidRPr="00B44F9B">
              <w:rPr>
                <w:rFonts w:ascii="Consolas" w:hAnsi="Consolas"/>
                <w:color w:val="111111"/>
                <w:sz w:val="19"/>
              </w:rPr>
              <w:t>(ln_cO2, mesh.dx, p.D_O2_eff,</w:t>
            </w:r>
          </w:p>
          <w:p w14:paraId="642D19BF" w14:textId="77777777" w:rsidR="002D6472" w:rsidRPr="00B44F9B" w:rsidRDefault="002D6472" w:rsidP="00935E6A">
            <w:pPr>
              <w:jc w:val="both"/>
              <w:rPr>
                <w:rFonts w:ascii="Consolas" w:hAnsi="Consolas"/>
                <w:color w:val="111111"/>
                <w:sz w:val="19"/>
              </w:rPr>
            </w:pPr>
            <w:r w:rsidRPr="00B44F9B">
              <w:rPr>
                <w:rFonts w:ascii="Consolas" w:hAnsi="Consolas"/>
                <w:color w:val="111111"/>
                <w:sz w:val="19"/>
              </w:rPr>
              <w:t xml:space="preserve">            bc_left=p.c_O2_bc, bc_right=</w:t>
            </w:r>
            <w:r w:rsidRPr="00B44F9B">
              <w:rPr>
                <w:rFonts w:ascii="Consolas" w:hAnsi="Consolas"/>
                <w:b/>
                <w:color w:val="000000"/>
                <w:sz w:val="19"/>
              </w:rPr>
              <w:t>None</w:t>
            </w:r>
            <w:r w:rsidRPr="00B44F9B">
              <w:rPr>
                <w:rFonts w:ascii="Consolas" w:hAnsi="Consolas"/>
                <w:color w:val="111111"/>
                <w:sz w:val="19"/>
              </w:rPr>
              <w:t>)</w:t>
            </w:r>
          </w:p>
        </w:tc>
      </w:tr>
    </w:tbl>
    <w:p w14:paraId="3C952640" w14:textId="77777777" w:rsidR="002D6472" w:rsidRPr="00B11AA6" w:rsidRDefault="002D6472" w:rsidP="00935E6A">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The FV residual for the O₂ conservation equation at cell </w:t>
      </w:r>
      <m:oMath>
        <m:r>
          <w:rPr>
            <w:rFonts w:ascii="Cambria Math" w:hAnsi="Cambria Math"/>
            <w:sz w:val="22"/>
            <w:szCs w:val="22"/>
          </w:rPr>
          <m:t>i</m:t>
        </m:r>
      </m:oMath>
      <w:r w:rsidRPr="00B11AA6">
        <w:rPr>
          <w:rFonts w:ascii="Palatino Linotype" w:hAnsi="Palatino Linotype" w:cs="Times New Roman"/>
          <w:sz w:val="22"/>
          <w:szCs w:val="22"/>
        </w:rPr>
        <w:t xml:space="preserve"> is then simply:</w:t>
      </w: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60"/>
      </w:tblGrid>
      <w:tr w:rsidR="002D6472" w:rsidRPr="00163E90" w14:paraId="4D011FBA" w14:textId="77777777" w:rsidTr="0006560A">
        <w:trPr>
          <w:jc w:val="center"/>
        </w:trPr>
        <w:tc>
          <w:tcPr>
            <w:tcW w:w="9360" w:type="dxa"/>
            <w:shd w:val="clear" w:color="F8F8F8" w:fill="F8F8F8"/>
          </w:tcPr>
          <w:p w14:paraId="40E930C7" w14:textId="77777777" w:rsidR="002D6472" w:rsidRPr="00B44F9B" w:rsidRDefault="002D6472">
            <w:pPr>
              <w:jc w:val="both"/>
              <w:rPr>
                <w:rFonts w:ascii="Consolas" w:hAnsi="Consolas"/>
                <w:color w:val="111111"/>
                <w:sz w:val="19"/>
                <w:lang w:val="es-ES"/>
              </w:rPr>
            </w:pPr>
            <w:r w:rsidRPr="00B44F9B">
              <w:rPr>
                <w:rFonts w:ascii="Consolas" w:hAnsi="Consolas"/>
                <w:color w:val="111111"/>
                <w:sz w:val="19"/>
                <w:lang w:val="es-ES"/>
              </w:rPr>
              <w:t>R_O2 = J_O2[:-1] - J_O2[1:] + (-i_ORR / (4*F)) * dx</w:t>
            </w:r>
          </w:p>
        </w:tc>
      </w:tr>
    </w:tbl>
    <w:p w14:paraId="3F2B0FD1" w14:textId="77777777" w:rsidR="002D6472" w:rsidRPr="00B11AA6" w:rsidRDefault="002D647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This is the discrete statement of </w:t>
      </w:r>
      <m:oMath>
        <m:r>
          <w:rPr>
            <w:rFonts w:ascii="Cambria Math" w:hAnsi="Cambria Math"/>
            <w:sz w:val="22"/>
            <w:szCs w:val="22"/>
          </w:rPr>
          <m:t>∇⋅J=S</m:t>
        </m:r>
      </m:oMath>
      <w:r w:rsidRPr="00B11AA6">
        <w:rPr>
          <w:rFonts w:ascii="Palatino Linotype" w:hAnsi="Palatino Linotype" w:cs="Times New Roman"/>
          <w:sz w:val="22"/>
          <w:szCs w:val="22"/>
        </w:rPr>
        <w:t>: flux in minus flux out plus source equals zero.</w:t>
      </w:r>
    </w:p>
    <w:p w14:paraId="418E8365" w14:textId="1C90AEC5" w:rsidR="00910DB9" w:rsidRPr="00B11AA6" w:rsidRDefault="00000C2B" w:rsidP="006D22E1">
      <w:pPr>
        <w:rPr>
          <w:rFonts w:ascii="Lato" w:hAnsi="Lato" w:cs="Times New Roman"/>
          <w:b/>
          <w:bCs/>
          <w:szCs w:val="22"/>
        </w:rPr>
      </w:pPr>
      <w:r w:rsidRPr="00B11AA6">
        <w:rPr>
          <w:rFonts w:ascii="Lato" w:hAnsi="Lato"/>
          <w:b/>
          <w:szCs w:val="22"/>
        </w:rPr>
        <w:t>Building and Validating the</w:t>
      </w:r>
      <w:r w:rsidR="00910DB9" w:rsidRPr="00B11AA6">
        <w:rPr>
          <w:rFonts w:ascii="Lato" w:hAnsi="Lato"/>
          <w:b/>
          <w:szCs w:val="22"/>
        </w:rPr>
        <w:t xml:space="preserve"> Model </w:t>
      </w:r>
      <w:r w:rsidRPr="00B11AA6">
        <w:rPr>
          <w:rFonts w:ascii="Lato" w:hAnsi="Lato"/>
          <w:b/>
          <w:szCs w:val="22"/>
        </w:rPr>
        <w:t>in Four Stages</w:t>
      </w:r>
    </w:p>
    <w:p w14:paraId="13539602" w14:textId="0BF99ECC" w:rsidR="00910DB9" w:rsidRPr="00B11AA6" w:rsidRDefault="00B662CE" w:rsidP="00910DB9">
      <w:pPr>
        <w:jc w:val="both"/>
        <w:rPr>
          <w:rFonts w:ascii="Palatino Linotype" w:hAnsi="Palatino Linotype" w:cs="Times New Roman"/>
          <w:sz w:val="22"/>
          <w:szCs w:val="22"/>
        </w:rPr>
      </w:pPr>
      <w:r w:rsidRPr="00B11AA6">
        <w:rPr>
          <w:rFonts w:ascii="Palatino Linotype" w:hAnsi="Palatino Linotype" w:cs="Times New Roman"/>
          <w:sz w:val="22"/>
          <w:szCs w:val="22"/>
        </w:rPr>
        <w:t>Once the meshes are constructed, t</w:t>
      </w:r>
      <w:r w:rsidR="002B6467" w:rsidRPr="00B11AA6">
        <w:rPr>
          <w:rFonts w:ascii="Palatino Linotype" w:hAnsi="Palatino Linotype" w:cs="Times New Roman"/>
          <w:sz w:val="22"/>
          <w:szCs w:val="22"/>
        </w:rPr>
        <w:t xml:space="preserve">he model </w:t>
      </w:r>
      <w:r w:rsidR="00D27A31">
        <w:rPr>
          <w:rFonts w:ascii="Palatino Linotype" w:hAnsi="Palatino Linotype" w:cs="Times New Roman"/>
          <w:sz w:val="22"/>
          <w:szCs w:val="22"/>
        </w:rPr>
        <w:t xml:space="preserve">is </w:t>
      </w:r>
      <w:r w:rsidRPr="00B11AA6">
        <w:rPr>
          <w:rFonts w:ascii="Palatino Linotype" w:hAnsi="Palatino Linotype" w:cs="Times New Roman"/>
          <w:sz w:val="22"/>
          <w:szCs w:val="22"/>
        </w:rPr>
        <w:t xml:space="preserve">solved </w:t>
      </w:r>
      <w:r w:rsidR="002B6467" w:rsidRPr="00B11AA6">
        <w:rPr>
          <w:rFonts w:ascii="Palatino Linotype" w:hAnsi="Palatino Linotype" w:cs="Times New Roman"/>
          <w:sz w:val="22"/>
          <w:szCs w:val="22"/>
        </w:rPr>
        <w:t>in four stages</w:t>
      </w:r>
      <w:r w:rsidRPr="00B11AA6">
        <w:rPr>
          <w:rFonts w:ascii="Palatino Linotype" w:hAnsi="Palatino Linotype" w:cs="Times New Roman"/>
          <w:sz w:val="22"/>
          <w:szCs w:val="22"/>
        </w:rPr>
        <w:t xml:space="preserve"> where </w:t>
      </w:r>
      <w:r w:rsidR="002B6467" w:rsidRPr="00B11AA6">
        <w:rPr>
          <w:rFonts w:ascii="Palatino Linotype" w:hAnsi="Palatino Linotype" w:cs="Times New Roman"/>
          <w:sz w:val="22"/>
          <w:szCs w:val="22"/>
        </w:rPr>
        <w:t xml:space="preserve">new physics are added </w:t>
      </w:r>
      <w:r w:rsidR="00BB7D58" w:rsidRPr="00B11AA6">
        <w:rPr>
          <w:rFonts w:ascii="Palatino Linotype" w:hAnsi="Palatino Linotype" w:cs="Times New Roman"/>
          <w:sz w:val="22"/>
          <w:szCs w:val="22"/>
        </w:rPr>
        <w:t>at each new stage</w:t>
      </w:r>
      <w:r w:rsidR="00BB7D58">
        <w:rPr>
          <w:rFonts w:ascii="Palatino Linotype" w:hAnsi="Palatino Linotype" w:cs="Times New Roman"/>
          <w:sz w:val="22"/>
          <w:szCs w:val="22"/>
        </w:rPr>
        <w:t xml:space="preserve"> </w:t>
      </w:r>
      <w:r w:rsidR="002B6467" w:rsidRPr="00B11AA6">
        <w:rPr>
          <w:rFonts w:ascii="Palatino Linotype" w:hAnsi="Palatino Linotype" w:cs="Times New Roman"/>
          <w:sz w:val="22"/>
          <w:szCs w:val="22"/>
        </w:rPr>
        <w:t xml:space="preserve">and coupled </w:t>
      </w:r>
      <w:r w:rsidRPr="00B11AA6">
        <w:rPr>
          <w:rFonts w:ascii="Palatino Linotype" w:hAnsi="Palatino Linotype" w:cs="Times New Roman"/>
          <w:sz w:val="22"/>
          <w:szCs w:val="22"/>
        </w:rPr>
        <w:t xml:space="preserve">to </w:t>
      </w:r>
      <w:r w:rsidR="002B6467" w:rsidRPr="00B11AA6">
        <w:rPr>
          <w:rFonts w:ascii="Palatino Linotype" w:hAnsi="Palatino Linotype" w:cs="Times New Roman"/>
          <w:sz w:val="22"/>
          <w:szCs w:val="22"/>
        </w:rPr>
        <w:t>the physics of previous stag</w:t>
      </w:r>
      <w:r w:rsidR="00BB7D58">
        <w:rPr>
          <w:rFonts w:ascii="Palatino Linotype" w:hAnsi="Palatino Linotype" w:cs="Times New Roman"/>
          <w:sz w:val="22"/>
          <w:szCs w:val="22"/>
        </w:rPr>
        <w:t>es</w:t>
      </w:r>
      <w:r w:rsidRPr="00B11AA6">
        <w:rPr>
          <w:rFonts w:ascii="Palatino Linotype" w:hAnsi="Palatino Linotype" w:cs="Times New Roman"/>
          <w:sz w:val="22"/>
          <w:szCs w:val="22"/>
        </w:rPr>
        <w:t xml:space="preserve">. At every stage, the model </w:t>
      </w:r>
      <w:r w:rsidR="0050584C">
        <w:rPr>
          <w:rFonts w:ascii="Palatino Linotype" w:hAnsi="Palatino Linotype" w:cs="Times New Roman"/>
          <w:sz w:val="22"/>
          <w:szCs w:val="22"/>
        </w:rPr>
        <w:t>builds</w:t>
      </w:r>
      <w:r w:rsidR="00BB7D58">
        <w:rPr>
          <w:rFonts w:ascii="Palatino Linotype" w:hAnsi="Palatino Linotype" w:cs="Times New Roman"/>
          <w:sz w:val="22"/>
          <w:szCs w:val="22"/>
        </w:rPr>
        <w:t xml:space="preserve"> in</w:t>
      </w:r>
      <w:r w:rsidR="002B6467" w:rsidRPr="00B11AA6">
        <w:rPr>
          <w:rFonts w:ascii="Palatino Linotype" w:hAnsi="Palatino Linotype" w:cs="Times New Roman"/>
          <w:sz w:val="22"/>
          <w:szCs w:val="22"/>
        </w:rPr>
        <w:t xml:space="preserve"> complexity and accuracy </w:t>
      </w:r>
      <w:r w:rsidR="005A232E">
        <w:rPr>
          <w:rFonts w:ascii="Palatino Linotype" w:hAnsi="Palatino Linotype" w:cs="Times New Roman"/>
          <w:sz w:val="22"/>
          <w:szCs w:val="22"/>
        </w:rPr>
        <w:t>to approach the physical system</w:t>
      </w:r>
      <w:r w:rsidR="002B6467" w:rsidRPr="00B11AA6">
        <w:rPr>
          <w:rFonts w:ascii="Palatino Linotype" w:hAnsi="Palatino Linotype" w:cs="Times New Roman"/>
          <w:sz w:val="22"/>
          <w:szCs w:val="22"/>
        </w:rPr>
        <w:t>.</w:t>
      </w:r>
      <w:r w:rsidR="00000C2B" w:rsidRPr="00B11AA6">
        <w:rPr>
          <w:rFonts w:ascii="Palatino Linotype" w:hAnsi="Palatino Linotype" w:cs="Times New Roman"/>
          <w:sz w:val="22"/>
          <w:szCs w:val="22"/>
        </w:rPr>
        <w:t xml:space="preserve"> Staged construction is how</w:t>
      </w:r>
      <w:r w:rsidRPr="00B11AA6">
        <w:rPr>
          <w:rFonts w:ascii="Palatino Linotype" w:hAnsi="Palatino Linotype" w:cs="Times New Roman"/>
          <w:sz w:val="22"/>
          <w:szCs w:val="22"/>
        </w:rPr>
        <w:t xml:space="preserve"> many complex</w:t>
      </w:r>
      <w:r w:rsidR="00000C2B" w:rsidRPr="00B11AA6">
        <w:rPr>
          <w:rFonts w:ascii="Palatino Linotype" w:hAnsi="Palatino Linotype" w:cs="Times New Roman"/>
          <w:sz w:val="22"/>
          <w:szCs w:val="22"/>
        </w:rPr>
        <w:t xml:space="preserve"> multiphysics models are developed and debugged</w:t>
      </w:r>
      <w:r w:rsidRPr="00B11AA6">
        <w:rPr>
          <w:rFonts w:ascii="Palatino Linotype" w:hAnsi="Palatino Linotype" w:cs="Times New Roman"/>
          <w:sz w:val="22"/>
          <w:szCs w:val="22"/>
        </w:rPr>
        <w:t>. E</w:t>
      </w:r>
      <w:r w:rsidR="00000C2B" w:rsidRPr="00B11AA6">
        <w:rPr>
          <w:rFonts w:ascii="Palatino Linotype" w:hAnsi="Palatino Linotype" w:cs="Times New Roman"/>
          <w:sz w:val="22"/>
          <w:szCs w:val="22"/>
        </w:rPr>
        <w:t xml:space="preserve">ach stage </w:t>
      </w:r>
      <w:r w:rsidR="005E1158" w:rsidRPr="00B11AA6">
        <w:rPr>
          <w:rFonts w:ascii="Palatino Linotype" w:hAnsi="Palatino Linotype" w:cs="Times New Roman"/>
          <w:sz w:val="22"/>
          <w:szCs w:val="22"/>
        </w:rPr>
        <w:t>adds one to a few, simple</w:t>
      </w:r>
      <w:r w:rsidR="00000C2B" w:rsidRPr="00B11AA6">
        <w:rPr>
          <w:rFonts w:ascii="Palatino Linotype" w:hAnsi="Palatino Linotype" w:cs="Times New Roman"/>
          <w:sz w:val="22"/>
          <w:szCs w:val="22"/>
        </w:rPr>
        <w:t xml:space="preserve"> physical mechanism</w:t>
      </w:r>
      <w:r w:rsidR="005E1158" w:rsidRPr="00B11AA6">
        <w:rPr>
          <w:rFonts w:ascii="Palatino Linotype" w:hAnsi="Palatino Linotype" w:cs="Times New Roman"/>
          <w:sz w:val="22"/>
          <w:szCs w:val="22"/>
        </w:rPr>
        <w:t>s</w:t>
      </w:r>
      <w:r w:rsidR="005A232E">
        <w:rPr>
          <w:rFonts w:ascii="Palatino Linotype" w:hAnsi="Palatino Linotype" w:cs="Times New Roman"/>
          <w:sz w:val="22"/>
          <w:szCs w:val="22"/>
        </w:rPr>
        <w:t>,</w:t>
      </w:r>
      <w:r w:rsidR="005E1158" w:rsidRPr="00B11AA6">
        <w:rPr>
          <w:rFonts w:ascii="Palatino Linotype" w:hAnsi="Palatino Linotype" w:cs="Times New Roman"/>
          <w:sz w:val="22"/>
          <w:szCs w:val="22"/>
        </w:rPr>
        <w:t xml:space="preserve"> introducing</w:t>
      </w:r>
      <w:r w:rsidR="00000C2B" w:rsidRPr="00B11AA6">
        <w:rPr>
          <w:rFonts w:ascii="Palatino Linotype" w:hAnsi="Palatino Linotype" w:cs="Times New Roman"/>
          <w:sz w:val="22"/>
          <w:szCs w:val="22"/>
        </w:rPr>
        <w:t xml:space="preserve"> at most one new numerical technique, and is validated by confirming that it reduces to a known limit before the next stage is added. The map below summarizes the four stages; each is then treated as a self-contained lesson with the same three-part shape </w:t>
      </w:r>
      <w:r w:rsidR="00225814" w:rsidRPr="00B11AA6">
        <w:rPr>
          <w:rFonts w:ascii="Palatino Linotype" w:hAnsi="Palatino Linotype" w:cs="Times New Roman"/>
          <w:sz w:val="22"/>
          <w:szCs w:val="22"/>
        </w:rPr>
        <w:t>(</w:t>
      </w:r>
      <w:r w:rsidR="00000C2B" w:rsidRPr="00B11AA6">
        <w:rPr>
          <w:rFonts w:ascii="Palatino Linotype" w:hAnsi="Palatino Linotype" w:cs="Times New Roman"/>
          <w:sz w:val="22"/>
          <w:szCs w:val="22"/>
        </w:rPr>
        <w:t>Mechanism, Method, and Limit-check</w:t>
      </w:r>
      <w:r w:rsidR="00225814" w:rsidRPr="00B11AA6">
        <w:rPr>
          <w:rFonts w:ascii="Palatino Linotype" w:hAnsi="Palatino Linotype" w:cs="Times New Roman"/>
          <w:sz w:val="22"/>
          <w:szCs w:val="22"/>
        </w:rPr>
        <w:t>),</w:t>
      </w:r>
      <w:r w:rsidR="00000C2B" w:rsidRPr="00B11AA6">
        <w:rPr>
          <w:rFonts w:ascii="Palatino Linotype" w:hAnsi="Palatino Linotype" w:cs="Times New Roman"/>
          <w:sz w:val="22"/>
          <w:szCs w:val="22"/>
        </w:rPr>
        <w:t xml:space="preserve"> closing with its Result</w:t>
      </w:r>
      <w:r w:rsidR="00910DB9" w:rsidRPr="00B11AA6">
        <w:rPr>
          <w:rFonts w:ascii="Palatino Linotype" w:hAnsi="Palatino Linotype" w:cs="Times New Roman"/>
          <w:sz w:val="22"/>
          <w:szCs w:val="22"/>
        </w:rPr>
        <w:t>.</w:t>
      </w:r>
    </w:p>
    <w:tbl>
      <w:tblPr>
        <w:tblStyle w:val="TableGrid"/>
        <w:tblW w:w="0" w:type="auto"/>
        <w:jc w:val="center"/>
        <w:tblLook w:val="04A0" w:firstRow="1" w:lastRow="0" w:firstColumn="1" w:lastColumn="0" w:noHBand="0" w:noVBand="1"/>
      </w:tblPr>
      <w:tblGrid>
        <w:gridCol w:w="2337"/>
        <w:gridCol w:w="2337"/>
        <w:gridCol w:w="2338"/>
        <w:gridCol w:w="2338"/>
      </w:tblGrid>
      <w:tr w:rsidR="00000C2B" w:rsidRPr="00B11AA6" w14:paraId="1FA67606" w14:textId="77777777" w:rsidTr="00B44F9B">
        <w:trPr>
          <w:tblHeader/>
          <w:jc w:val="center"/>
        </w:trPr>
        <w:tc>
          <w:tcPr>
            <w:tcW w:w="2337" w:type="dxa"/>
          </w:tcPr>
          <w:p w14:paraId="26D8F80A" w14:textId="35FCFE47" w:rsidR="00000C2B" w:rsidRPr="00B11AA6" w:rsidRDefault="00000C2B" w:rsidP="00B73151">
            <w:pPr>
              <w:jc w:val="center"/>
              <w:rPr>
                <w:rFonts w:ascii="Palatino Linotype" w:hAnsi="Palatino Linotype" w:cs="Times New Roman"/>
                <w:b/>
                <w:noProof/>
                <w:sz w:val="22"/>
                <w:szCs w:val="22"/>
              </w:rPr>
            </w:pPr>
            <w:r w:rsidRPr="00B11AA6">
              <w:rPr>
                <w:rFonts w:ascii="Palatino Linotype" w:hAnsi="Palatino Linotype" w:cs="Times New Roman"/>
                <w:b/>
                <w:noProof/>
                <w:sz w:val="22"/>
                <w:szCs w:val="22"/>
              </w:rPr>
              <w:t>Stage</w:t>
            </w:r>
          </w:p>
        </w:tc>
        <w:tc>
          <w:tcPr>
            <w:tcW w:w="2337" w:type="dxa"/>
          </w:tcPr>
          <w:p w14:paraId="6CB057FE" w14:textId="45B3C3DB" w:rsidR="00000C2B" w:rsidRPr="00B11AA6" w:rsidRDefault="00000C2B" w:rsidP="00B73151">
            <w:pPr>
              <w:jc w:val="center"/>
              <w:rPr>
                <w:rFonts w:ascii="Palatino Linotype" w:hAnsi="Palatino Linotype" w:cs="Times New Roman"/>
                <w:b/>
                <w:noProof/>
                <w:sz w:val="22"/>
                <w:szCs w:val="22"/>
              </w:rPr>
            </w:pPr>
            <w:r w:rsidRPr="00B11AA6">
              <w:rPr>
                <w:rFonts w:ascii="Palatino Linotype" w:hAnsi="Palatino Linotype" w:cs="Times New Roman"/>
                <w:b/>
                <w:noProof/>
                <w:sz w:val="22"/>
                <w:szCs w:val="22"/>
              </w:rPr>
              <w:t>Mechanism switched on</w:t>
            </w:r>
          </w:p>
        </w:tc>
        <w:tc>
          <w:tcPr>
            <w:tcW w:w="2338" w:type="dxa"/>
          </w:tcPr>
          <w:p w14:paraId="442CAC9A" w14:textId="024C6DFE" w:rsidR="00000C2B" w:rsidRPr="00B11AA6" w:rsidRDefault="00000C2B" w:rsidP="00B73151">
            <w:pPr>
              <w:jc w:val="center"/>
              <w:rPr>
                <w:rFonts w:ascii="Palatino Linotype" w:hAnsi="Palatino Linotype" w:cs="Times New Roman"/>
                <w:b/>
                <w:noProof/>
                <w:sz w:val="22"/>
                <w:szCs w:val="22"/>
              </w:rPr>
            </w:pPr>
            <w:r w:rsidRPr="00B11AA6">
              <w:rPr>
                <w:rFonts w:ascii="Palatino Linotype" w:hAnsi="Palatino Linotype" w:cs="Times New Roman"/>
                <w:b/>
                <w:noProof/>
                <w:sz w:val="22"/>
                <w:szCs w:val="22"/>
              </w:rPr>
              <w:t>New numerical method</w:t>
            </w:r>
            <w:r w:rsidR="00725507" w:rsidRPr="00B11AA6">
              <w:rPr>
                <w:rFonts w:ascii="Palatino Linotype" w:hAnsi="Palatino Linotype" w:cs="Times New Roman"/>
                <w:b/>
                <w:noProof/>
                <w:sz w:val="22"/>
                <w:szCs w:val="22"/>
              </w:rPr>
              <w:t>/addition</w:t>
            </w:r>
          </w:p>
        </w:tc>
        <w:tc>
          <w:tcPr>
            <w:tcW w:w="2338" w:type="dxa"/>
          </w:tcPr>
          <w:p w14:paraId="00E6570E" w14:textId="3218FEBE" w:rsidR="00000C2B" w:rsidRPr="00B11AA6" w:rsidRDefault="00000C2B" w:rsidP="00B73151">
            <w:pPr>
              <w:jc w:val="center"/>
              <w:rPr>
                <w:rFonts w:ascii="Palatino Linotype" w:hAnsi="Palatino Linotype" w:cs="Times New Roman"/>
                <w:b/>
                <w:noProof/>
                <w:sz w:val="22"/>
                <w:szCs w:val="22"/>
              </w:rPr>
            </w:pPr>
            <w:r w:rsidRPr="00B11AA6">
              <w:rPr>
                <w:rFonts w:ascii="Palatino Linotype" w:hAnsi="Palatino Linotype" w:cs="Times New Roman"/>
                <w:b/>
                <w:noProof/>
                <w:sz w:val="22"/>
                <w:szCs w:val="22"/>
              </w:rPr>
              <w:t>Validated by (limit)</w:t>
            </w:r>
          </w:p>
        </w:tc>
      </w:tr>
      <w:tr w:rsidR="00000C2B" w:rsidRPr="00B11AA6" w14:paraId="58D55254" w14:textId="77777777" w:rsidTr="00B44F9B">
        <w:trPr>
          <w:jc w:val="center"/>
        </w:trPr>
        <w:tc>
          <w:tcPr>
            <w:tcW w:w="2337" w:type="dxa"/>
          </w:tcPr>
          <w:p w14:paraId="500A9806" w14:textId="03F18E60"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1</w:t>
            </w:r>
          </w:p>
        </w:tc>
        <w:tc>
          <w:tcPr>
            <w:tcW w:w="2337" w:type="dxa"/>
          </w:tcPr>
          <w:p w14:paraId="41770D56" w14:textId="64EFBA10"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Dissolved-O₂ diffusion + Tafel ORR + ohmic charge (the CL core)</w:t>
            </w:r>
          </w:p>
        </w:tc>
        <w:tc>
          <w:tcPr>
            <w:tcW w:w="2338" w:type="dxa"/>
          </w:tcPr>
          <w:p w14:paraId="0F4774BC" w14:textId="5BC1D2B3"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Full finite-volume residual + Newton with voltage continuation</w:t>
            </w:r>
          </w:p>
        </w:tc>
        <w:tc>
          <w:tcPr>
            <w:tcW w:w="2338" w:type="dxa"/>
          </w:tcPr>
          <w:p w14:paraId="435617A1" w14:textId="35BD0388"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Three-way current consistency</w:t>
            </w:r>
          </w:p>
        </w:tc>
      </w:tr>
      <w:tr w:rsidR="00000C2B" w:rsidRPr="00B11AA6" w14:paraId="48A32F96" w14:textId="77777777" w:rsidTr="00B44F9B">
        <w:trPr>
          <w:jc w:val="center"/>
        </w:trPr>
        <w:tc>
          <w:tcPr>
            <w:tcW w:w="2337" w:type="dxa"/>
          </w:tcPr>
          <w:p w14:paraId="0AC44E5D" w14:textId="2F3D3E77"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2</w:t>
            </w:r>
          </w:p>
        </w:tc>
        <w:tc>
          <w:tcPr>
            <w:tcW w:w="2337" w:type="dxa"/>
          </w:tcPr>
          <w:p w14:paraId="27FF0434" w14:textId="5B922EB3"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Finite membrane O₂ permeability</w:t>
            </w:r>
          </w:p>
        </w:tc>
        <w:tc>
          <w:tcPr>
            <w:tcW w:w="2338" w:type="dxa"/>
          </w:tcPr>
          <w:p w14:paraId="7D50FE20" w14:textId="12167035"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Robin / flux boundary condition</w:t>
            </w:r>
          </w:p>
        </w:tc>
        <w:tc>
          <w:tcPr>
            <w:tcW w:w="2338" w:type="dxa"/>
          </w:tcPr>
          <w:p w14:paraId="27321D85" w14:textId="6B127D37" w:rsidR="00000C2B" w:rsidRPr="00B11AA6" w:rsidRDefault="00716590" w:rsidP="00922BE3">
            <w:pPr>
              <w:rPr>
                <w:rFonts w:ascii="Palatino Linotype" w:hAnsi="Palatino Linotype" w:cs="Times New Roman"/>
                <w:noProof/>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MT</m:t>
                  </m:r>
                </m:sub>
              </m:sSub>
              <m:r>
                <w:rPr>
                  <w:rFonts w:ascii="Cambria Math" w:eastAsiaTheme="minorEastAsia" w:hAnsi="Cambria Math" w:cs="Times New Roman"/>
                  <w:sz w:val="22"/>
                  <w:szCs w:val="22"/>
                </w:rPr>
                <m:t>≈0</m:t>
              </m:r>
            </m:oMath>
            <w:r w:rsidR="005E1158" w:rsidRPr="00B11AA6">
              <w:rPr>
                <w:rFonts w:ascii="Palatino Linotype" w:hAnsi="Palatino Linotype" w:cs="Times New Roman"/>
                <w:sz w:val="22"/>
                <w:szCs w:val="22"/>
              </w:rPr>
              <w:t xml:space="preserve"> </w:t>
            </w:r>
            <w:r w:rsidR="00000C2B" w:rsidRPr="00B11AA6">
              <w:rPr>
                <w:rFonts w:ascii="Palatino Linotype" w:hAnsi="Palatino Linotype" w:cs="Times New Roman"/>
                <w:noProof/>
                <w:sz w:val="22"/>
                <w:szCs w:val="22"/>
              </w:rPr>
              <w:t xml:space="preserve"> identical to Stage 1</w:t>
            </w:r>
          </w:p>
        </w:tc>
      </w:tr>
      <w:tr w:rsidR="00000C2B" w:rsidRPr="00B11AA6" w14:paraId="2A6260F4" w14:textId="77777777" w:rsidTr="00B44F9B">
        <w:trPr>
          <w:jc w:val="center"/>
        </w:trPr>
        <w:tc>
          <w:tcPr>
            <w:tcW w:w="2337" w:type="dxa"/>
          </w:tcPr>
          <w:p w14:paraId="37657724" w14:textId="56FDB3B7"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3</w:t>
            </w:r>
          </w:p>
        </w:tc>
        <w:tc>
          <w:tcPr>
            <w:tcW w:w="2337" w:type="dxa"/>
          </w:tcPr>
          <w:p w14:paraId="4A987E43" w14:textId="5DE45E08"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Gas-phase O₂ in the GDL and CL pores (dissolved O₂ by Henry equilibrium)</w:t>
            </w:r>
          </w:p>
        </w:tc>
        <w:tc>
          <w:tcPr>
            <w:tcW w:w="2338" w:type="dxa"/>
          </w:tcPr>
          <w:p w14:paraId="5730B68A" w14:textId="1CF82EA0"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Multi-domain mesh concatenation; harmonic-mean interface diffusivity</w:t>
            </w:r>
          </w:p>
        </w:tc>
        <w:tc>
          <w:tcPr>
            <w:tcW w:w="2338" w:type="dxa"/>
          </w:tcPr>
          <w:p w14:paraId="02D7C30C" w14:textId="7821822B"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 xml:space="preserve">D_gas ≈ 54,000× D_ion </w:t>
            </w:r>
            <w:r w:rsidRPr="00B11AA6">
              <w:rPr>
                <w:rFonts w:ascii="Palatino Linotype" w:hAnsi="Palatino Linotype" w:cs="Cambria Math"/>
                <w:noProof/>
                <w:sz w:val="22"/>
                <w:szCs w:val="22"/>
              </w:rPr>
              <w:t>⇒</w:t>
            </w:r>
            <w:r w:rsidRPr="00B11AA6">
              <w:rPr>
                <w:rFonts w:ascii="Palatino Linotype" w:hAnsi="Palatino Linotype" w:cs="Times New Roman"/>
                <w:noProof/>
                <w:sz w:val="22"/>
                <w:szCs w:val="22"/>
              </w:rPr>
              <w:t xml:space="preserve"> realistic limiting current</w:t>
            </w:r>
          </w:p>
        </w:tc>
      </w:tr>
      <w:tr w:rsidR="00000C2B" w:rsidRPr="00B11AA6" w14:paraId="5010F7BD" w14:textId="77777777" w:rsidTr="00B44F9B">
        <w:trPr>
          <w:jc w:val="center"/>
        </w:trPr>
        <w:tc>
          <w:tcPr>
            <w:tcW w:w="2337" w:type="dxa"/>
          </w:tcPr>
          <w:p w14:paraId="1B2E2FF6" w14:textId="388BA7DA"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4</w:t>
            </w:r>
          </w:p>
        </w:tc>
        <w:tc>
          <w:tcPr>
            <w:tcW w:w="2337" w:type="dxa"/>
          </w:tcPr>
          <w:p w14:paraId="55F2A724" w14:textId="60B3362D"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Finite-rate interphase transfer R_PT + Maxwell–Stefan gas flux (complete model)</w:t>
            </w:r>
          </w:p>
        </w:tc>
        <w:tc>
          <w:tcPr>
            <w:tcW w:w="2338" w:type="dxa"/>
          </w:tcPr>
          <w:p w14:paraId="5902E173" w14:textId="733849A3"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Extra DOF block (NG + 4·NC); (1 − x_</w:t>
            </w:r>
            <w:r w:rsidR="00565123" w:rsidRPr="00B11AA6">
              <w:rPr>
                <w:rFonts w:ascii="Palatino Linotype" w:hAnsi="Palatino Linotype" w:cs="Times New Roman"/>
                <w:sz w:val="22"/>
                <w:szCs w:val="22"/>
              </w:rPr>
              <w:t xml:space="preserve"> O₂</w:t>
            </w:r>
            <w:r w:rsidRPr="00B11AA6">
              <w:rPr>
                <w:rFonts w:ascii="Palatino Linotype" w:hAnsi="Palatino Linotype" w:cs="Times New Roman"/>
                <w:noProof/>
                <w:sz w:val="22"/>
                <w:szCs w:val="22"/>
              </w:rPr>
              <w:t>) Stefan factor</w:t>
            </w:r>
          </w:p>
        </w:tc>
        <w:tc>
          <w:tcPr>
            <w:tcW w:w="2338" w:type="dxa"/>
          </w:tcPr>
          <w:p w14:paraId="675D2CDB" w14:textId="64CF81F1" w:rsidR="005E1158" w:rsidRPr="00B11AA6" w:rsidRDefault="00716590" w:rsidP="00B73151">
            <w:pPr>
              <w:jc w:val="center"/>
              <w:rPr>
                <w:rFonts w:ascii="Palatino Linotype" w:eastAsiaTheme="minorEastAsia" w:hAnsi="Palatino Linotype" w:cs="Times New Roman"/>
                <w:noProof/>
                <w:sz w:val="22"/>
                <w:szCs w:val="22"/>
              </w:rPr>
            </w:pPr>
            <m:oMathPara>
              <m:oMath>
                <m:sSub>
                  <m:sSubPr>
                    <m:ctrlPr>
                      <w:rPr>
                        <w:rFonts w:ascii="Cambria Math" w:hAnsi="Cambria Math" w:cs="Times New Roman"/>
                        <w:i/>
                        <w:noProof/>
                        <w:sz w:val="22"/>
                        <w:szCs w:val="22"/>
                      </w:rPr>
                    </m:ctrlPr>
                  </m:sSubPr>
                  <m:e>
                    <m:r>
                      <w:rPr>
                        <w:rFonts w:ascii="Cambria Math" w:hAnsi="Cambria Math" w:cs="Times New Roman"/>
                        <w:noProof/>
                        <w:sz w:val="22"/>
                        <w:szCs w:val="22"/>
                      </w:rPr>
                      <m:t>k</m:t>
                    </m:r>
                  </m:e>
                  <m:sub>
                    <m:r>
                      <w:rPr>
                        <w:rFonts w:ascii="Cambria Math" w:hAnsi="Cambria Math" w:cs="Times New Roman"/>
                        <w:noProof/>
                        <w:sz w:val="22"/>
                        <w:szCs w:val="22"/>
                        <w:vertAlign w:val="subscript"/>
                      </w:rPr>
                      <m:t>v</m:t>
                    </m:r>
                  </m:sub>
                </m:sSub>
                <m:r>
                  <w:rPr>
                    <w:rFonts w:ascii="Cambria Math" w:hAnsi="Cambria Math" w:cs="Times New Roman"/>
                    <w:noProof/>
                    <w:sz w:val="22"/>
                    <w:szCs w:val="22"/>
                  </w:rPr>
                  <m:t xml:space="preserve"> → ∞ </m:t>
                </m:r>
                <m:r>
                  <w:rPr>
                    <w:rFonts w:ascii="Cambria Math" w:hAnsi="Cambria Math" w:cs="Cambria Math"/>
                    <w:noProof/>
                    <w:sz w:val="22"/>
                    <w:szCs w:val="22"/>
                  </w:rPr>
                  <m:t>⇒</m:t>
                </m:r>
                <m:r>
                  <w:rPr>
                    <w:rFonts w:ascii="Cambria Math" w:hAnsi="Cambria Math" w:cs="Times New Roman"/>
                    <w:noProof/>
                    <w:sz w:val="22"/>
                    <w:szCs w:val="22"/>
                  </w:rPr>
                  <m:t xml:space="preserve"> </m:t>
                </m:r>
                <m:r>
                  <m:rPr>
                    <m:sty m:val="p"/>
                  </m:rPr>
                  <w:rPr>
                    <w:rFonts w:ascii="Cambria Math" w:hAnsi="Cambria Math" w:cs="Times New Roman"/>
                    <w:noProof/>
                    <w:sz w:val="22"/>
                    <w:szCs w:val="22"/>
                  </w:rPr>
                  <m:t>Stage 3</m:t>
                </m:r>
                <m:r>
                  <w:rPr>
                    <w:rFonts w:ascii="Cambria Math" w:hAnsi="Cambria Math" w:cs="Times New Roman"/>
                    <w:noProof/>
                    <w:sz w:val="22"/>
                    <w:szCs w:val="22"/>
                  </w:rPr>
                  <m:t xml:space="preserve"> </m:t>
                </m:r>
              </m:oMath>
            </m:oMathPara>
          </w:p>
          <w:p w14:paraId="5E8FDCA8" w14:textId="3CC3D167" w:rsidR="00000C2B" w:rsidRPr="00B11AA6" w:rsidRDefault="00716590" w:rsidP="00B73151">
            <w:pPr>
              <w:jc w:val="center"/>
              <w:rPr>
                <w:rFonts w:ascii="Palatino Linotype" w:hAnsi="Palatino Linotype" w:cs="Times New Roman"/>
                <w:noProof/>
                <w:sz w:val="22"/>
                <w:szCs w:val="22"/>
              </w:rPr>
            </w:pPr>
            <m:oMathPara>
              <m:oMath>
                <m:sSub>
                  <m:sSubPr>
                    <m:ctrlPr>
                      <w:rPr>
                        <w:rFonts w:ascii="Cambria Math" w:hAnsi="Cambria Math" w:cs="Times New Roman"/>
                        <w:i/>
                        <w:noProof/>
                        <w:sz w:val="22"/>
                        <w:szCs w:val="22"/>
                        <w:vertAlign w:val="subscript"/>
                      </w:rPr>
                    </m:ctrlPr>
                  </m:sSubPr>
                  <m:e>
                    <m:r>
                      <w:rPr>
                        <w:rFonts w:ascii="Cambria Math" w:hAnsi="Cambria Math" w:cs="Times New Roman"/>
                        <w:noProof/>
                        <w:sz w:val="22"/>
                        <w:szCs w:val="22"/>
                      </w:rPr>
                      <m:t>c</m:t>
                    </m:r>
                    <m:ctrlPr>
                      <w:rPr>
                        <w:rFonts w:ascii="Cambria Math" w:hAnsi="Cambria Math" w:cs="Times New Roman"/>
                        <w:i/>
                        <w:noProof/>
                        <w:sz w:val="22"/>
                        <w:szCs w:val="22"/>
                      </w:rPr>
                    </m:ctrlPr>
                  </m:e>
                  <m:sub>
                    <m:r>
                      <w:rPr>
                        <w:rFonts w:ascii="Cambria Math" w:hAnsi="Cambria Math" w:cs="Times New Roman"/>
                        <w:noProof/>
                        <w:sz w:val="22"/>
                        <w:szCs w:val="22"/>
                        <w:vertAlign w:val="subscript"/>
                      </w:rPr>
                      <m:t>tot</m:t>
                    </m:r>
                  </m:sub>
                </m:sSub>
                <m:r>
                  <w:rPr>
                    <w:rFonts w:ascii="Cambria Math" w:hAnsi="Cambria Math" w:cs="Times New Roman"/>
                    <w:noProof/>
                    <w:sz w:val="22"/>
                    <w:szCs w:val="22"/>
                  </w:rPr>
                  <m:t xml:space="preserve"> → ∞ </m:t>
                </m:r>
                <m:r>
                  <w:rPr>
                    <w:rFonts w:ascii="Cambria Math" w:hAnsi="Cambria Math" w:cs="Cambria Math"/>
                    <w:noProof/>
                    <w:sz w:val="22"/>
                    <w:szCs w:val="22"/>
                  </w:rPr>
                  <m:t>⇒</m:t>
                </m:r>
                <m:r>
                  <w:rPr>
                    <w:rFonts w:ascii="Cambria Math" w:hAnsi="Cambria Math" w:cs="Times New Roman"/>
                    <w:noProof/>
                    <w:sz w:val="22"/>
                    <w:szCs w:val="22"/>
                  </w:rPr>
                  <m:t xml:space="preserve"> </m:t>
                </m:r>
                <m:r>
                  <w:rPr>
                    <w:rFonts w:ascii="Cambria Math" w:hAnsi="Cambria Math" w:cs="Times New Roman"/>
                    <w:noProof/>
                    <w:sz w:val="22"/>
                    <w:szCs w:val="22"/>
                  </w:rPr>
                  <m:t>Fick</m:t>
                </m:r>
              </m:oMath>
            </m:oMathPara>
          </w:p>
        </w:tc>
      </w:tr>
    </w:tbl>
    <w:p w14:paraId="449842E3" w14:textId="11000EA5" w:rsidR="00B73151" w:rsidRPr="00B11AA6" w:rsidRDefault="00B73151" w:rsidP="00B73151">
      <w:pPr>
        <w:jc w:val="center"/>
        <w:rPr>
          <w:rFonts w:ascii="Palatino Linotype" w:hAnsi="Palatino Linotype" w:cs="Times New Roman"/>
          <w:sz w:val="22"/>
          <w:szCs w:val="22"/>
        </w:rPr>
      </w:pPr>
      <w:r w:rsidRPr="00B11AA6">
        <w:rPr>
          <w:rFonts w:ascii="Palatino Linotype" w:hAnsi="Palatino Linotype" w:cs="Times New Roman"/>
          <w:noProof/>
          <w:sz w:val="22"/>
          <w:szCs w:val="22"/>
        </w:rPr>
        <w:lastRenderedPageBreak/>
        <w:drawing>
          <wp:inline distT="0" distB="0" distL="0" distR="0" wp14:anchorId="6255C295" wp14:editId="6A622A72">
            <wp:extent cx="6483096" cy="4750288"/>
            <wp:effectExtent l="0" t="0" r="0" b="0"/>
            <wp:docPr id="128970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11194" name="Picture 3"/>
                    <pic:cNvPicPr/>
                  </pic:nvPicPr>
                  <pic:blipFill>
                    <a:blip r:embed="rId16"/>
                    <a:stretch>
                      <a:fillRect/>
                    </a:stretch>
                  </pic:blipFill>
                  <pic:spPr>
                    <a:xfrm>
                      <a:off x="0" y="0"/>
                      <a:ext cx="6483096" cy="4750288"/>
                    </a:xfrm>
                    <a:prstGeom prst="rect">
                      <a:avLst/>
                    </a:prstGeom>
                  </pic:spPr>
                </pic:pic>
              </a:graphicData>
            </a:graphic>
          </wp:inline>
        </w:drawing>
      </w:r>
    </w:p>
    <w:p w14:paraId="6E61F148" w14:textId="741EC66F" w:rsidR="00792133" w:rsidRPr="00B11AA6" w:rsidRDefault="00792133" w:rsidP="00792133">
      <w:pPr>
        <w:jc w:val="both"/>
        <w:rPr>
          <w:rFonts w:ascii="Palatino Linotype" w:hAnsi="Palatino Linotype"/>
          <w:noProof/>
          <w:sz w:val="22"/>
          <w:szCs w:val="22"/>
        </w:rPr>
      </w:pPr>
      <w:commentRangeStart w:id="35"/>
      <w:commentRangeStart w:id="36"/>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5</w:t>
      </w:r>
      <w:r w:rsidRPr="00B11AA6">
        <w:rPr>
          <w:rFonts w:ascii="Palatino Linotype" w:hAnsi="Palatino Linotype" w:cs="Times New Roman"/>
          <w:b/>
          <w:sz w:val="22"/>
          <w:szCs w:val="22"/>
        </w:rPr>
        <w:fldChar w:fldCharType="end"/>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Full implementation </w:t>
      </w:r>
      <w:r w:rsidR="00EE3BF2" w:rsidRPr="00B11AA6">
        <w:rPr>
          <w:rFonts w:ascii="Palatino Linotype" w:hAnsi="Palatino Linotype" w:cs="Times New Roman"/>
          <w:sz w:val="22"/>
          <w:szCs w:val="22"/>
        </w:rPr>
        <w:t xml:space="preserve">scheme </w:t>
      </w:r>
      <w:r w:rsidRPr="00B11AA6">
        <w:rPr>
          <w:rFonts w:ascii="Palatino Linotype" w:hAnsi="Palatino Linotype" w:cs="Times New Roman"/>
          <w:sz w:val="22"/>
          <w:szCs w:val="22"/>
        </w:rPr>
        <w:t xml:space="preserve">of the 1D model </w:t>
      </w:r>
      <w:r w:rsidR="00EE3BF2" w:rsidRPr="00B11AA6">
        <w:rPr>
          <w:rFonts w:ascii="Palatino Linotype" w:hAnsi="Palatino Linotype" w:cs="Times New Roman"/>
          <w:sz w:val="22"/>
          <w:szCs w:val="22"/>
        </w:rPr>
        <w:t>for the ORR cathode in a PEMFC.</w:t>
      </w:r>
      <w:commentRangeEnd w:id="35"/>
      <w:r w:rsidR="000034F0" w:rsidRPr="00B11AA6">
        <w:rPr>
          <w:rStyle w:val="CommentReference"/>
          <w:rFonts w:ascii="Palatino Linotype" w:hAnsi="Palatino Linotype"/>
          <w:noProof/>
          <w:sz w:val="22"/>
          <w:szCs w:val="22"/>
        </w:rPr>
        <w:commentReference w:id="35"/>
      </w:r>
      <w:commentRangeEnd w:id="36"/>
      <w:r w:rsidR="00E36656" w:rsidRPr="00B11AA6">
        <w:rPr>
          <w:rStyle w:val="CommentReference"/>
          <w:rFonts w:ascii="Palatino Linotype" w:hAnsi="Palatino Linotype"/>
          <w:noProof/>
          <w:sz w:val="22"/>
          <w:szCs w:val="22"/>
        </w:rPr>
        <w:commentReference w:id="36"/>
      </w:r>
    </w:p>
    <w:p w14:paraId="29E6AECC" w14:textId="3F1D3ECB" w:rsidR="00000C2B" w:rsidRPr="00B11AA6" w:rsidRDefault="00000C2B">
      <w:pPr>
        <w:rPr>
          <w:rFonts w:ascii="Lato" w:hAnsi="Lato" w:cs="Times New Roman"/>
          <w:b/>
          <w:szCs w:val="22"/>
        </w:rPr>
      </w:pPr>
      <w:commentRangeStart w:id="37"/>
      <w:r w:rsidRPr="00B11AA6">
        <w:rPr>
          <w:rFonts w:ascii="Lato" w:hAnsi="Lato" w:cs="Times New Roman"/>
          <w:b/>
          <w:szCs w:val="22"/>
        </w:rPr>
        <w:t>Stage 1</w:t>
      </w:r>
      <w:r w:rsidR="00225814" w:rsidRPr="00B11AA6">
        <w:rPr>
          <w:rFonts w:ascii="Lato" w:hAnsi="Lato" w:cs="Times New Roman"/>
          <w:b/>
          <w:szCs w:val="22"/>
        </w:rPr>
        <w:t>:</w:t>
      </w:r>
      <w:r w:rsidRPr="00B11AA6">
        <w:rPr>
          <w:rFonts w:ascii="Lato" w:hAnsi="Lato" w:cs="Times New Roman"/>
          <w:b/>
          <w:szCs w:val="22"/>
        </w:rPr>
        <w:t xml:space="preserve"> Minimal core (CL only)</w:t>
      </w:r>
      <w:commentRangeEnd w:id="37"/>
      <w:r w:rsidR="006015E9" w:rsidRPr="00B11AA6">
        <w:rPr>
          <w:rStyle w:val="CommentReference"/>
          <w:rFonts w:ascii="Lato" w:hAnsi="Lato" w:cs="Times New Roman"/>
          <w:b/>
          <w:sz w:val="24"/>
          <w:szCs w:val="22"/>
        </w:rPr>
        <w:commentReference w:id="37"/>
      </w:r>
    </w:p>
    <w:p w14:paraId="11CC9750" w14:textId="1EA113C7"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Mechanism</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Ionomer-phase dissolved-O₂ diffusion, Tafel ORR kinetics, and ohmic charge conservation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L</m:t>
            </m:r>
          </m:sub>
        </m:sSub>
      </m:oMath>
      <w:r w:rsidRPr="00B11AA6">
        <w:rPr>
          <w:rFonts w:ascii="Palatino Linotype" w:hAnsi="Palatino Linotype"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oMath>
      <w:r w:rsidRPr="00B11AA6">
        <w:rPr>
          <w:rFonts w:ascii="Palatino Linotype" w:hAnsi="Palatino Linotype" w:cs="Times New Roman"/>
          <w:sz w:val="22"/>
          <w:szCs w:val="22"/>
        </w:rPr>
        <w:t>) in the catalyst layer only, with a zero-flux O₂ condition at the impermeable membrane. This is the simplest physically complete model that still produces a polarization curve.</w:t>
      </w:r>
    </w:p>
    <w:p w14:paraId="70D58B50" w14:textId="7C9B164A"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Method</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The full numerical machinery is introduced here, once, on the simplest system: finite-volume residual assembly, log-stored concentrations, a finite-difference Jacobian, row scaling, per-DOF step clamping, and Newton iteration under natural voltage continuation. (The solver code listed under “Newton Solver and Voltage Continuation” above belongs to this stage.)</w:t>
      </w:r>
    </w:p>
    <w:p w14:paraId="4B4E5F31" w14:textId="52E48932"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Limit-check</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Three-way current consistency</w:t>
      </w:r>
      <w:r w:rsidR="005E1158" w:rsidRPr="00B11AA6">
        <w:rPr>
          <w:rFonts w:ascii="Palatino Linotype" w:hAnsi="Palatino Linotype" w:cs="Times New Roman"/>
          <w:sz w:val="22"/>
          <w:szCs w:val="22"/>
        </w:rPr>
        <w:t>. T</w:t>
      </w:r>
      <w:r w:rsidRPr="00B11AA6">
        <w:rPr>
          <w:rFonts w:ascii="Palatino Linotype" w:hAnsi="Palatino Linotype" w:cs="Times New Roman"/>
          <w:sz w:val="22"/>
          <w:szCs w:val="22"/>
        </w:rPr>
        <w:t>he volumetric ORR integral equals the solid-</w:t>
      </w:r>
      <w:r w:rsidR="00D5464A">
        <w:rPr>
          <w:rFonts w:ascii="Palatino Linotype" w:hAnsi="Palatino Linotype" w:cs="Times New Roman"/>
          <w:sz w:val="22"/>
          <w:szCs w:val="22"/>
        </w:rPr>
        <w:t xml:space="preserve">phase current entering from the </w:t>
      </w:r>
      <w:r w:rsidR="00585248">
        <w:rPr>
          <w:rFonts w:ascii="Palatino Linotype" w:hAnsi="Palatino Linotype" w:cs="Times New Roman"/>
          <w:sz w:val="22"/>
          <w:szCs w:val="22"/>
        </w:rPr>
        <w:t>gas diffusion layer (x=0) and the ionic current leaving into the membrane (x=L_CL)</w:t>
      </w:r>
      <w:r w:rsidR="009D4458">
        <w:rPr>
          <w:rFonts w:ascii="Palatino Linotype" w:hAnsi="Palatino Linotype" w:cs="Times New Roman"/>
          <w:sz w:val="22"/>
          <w:szCs w:val="22"/>
        </w:rPr>
        <w:t>, all</w:t>
      </w:r>
      <w:r w:rsidR="00585248">
        <w:rPr>
          <w:rFonts w:ascii="Palatino Linotype" w:hAnsi="Palatino Linotype" w:cs="Times New Roman"/>
          <w:sz w:val="22"/>
          <w:szCs w:val="22"/>
        </w:rPr>
        <w:t xml:space="preserve"> three agreeing</w:t>
      </w:r>
      <w:r w:rsidR="009D4458">
        <w:rPr>
          <w:rFonts w:ascii="Palatino Linotype" w:hAnsi="Palatino Linotype" w:cs="Times New Roman"/>
          <w:sz w:val="22"/>
          <w:szCs w:val="22"/>
        </w:rPr>
        <w:t xml:space="preserve"> to within </w:t>
      </w:r>
      <w:r w:rsidRPr="00B11AA6">
        <w:rPr>
          <w:rFonts w:ascii="Palatino Linotype" w:hAnsi="Palatino Linotype" w:cs="Times New Roman"/>
          <w:sz w:val="22"/>
          <w:szCs w:val="22"/>
        </w:rPr>
        <w:t>1%</w:t>
      </w:r>
      <w:r w:rsidR="005E1158" w:rsidRPr="00B11AA6">
        <w:rPr>
          <w:rFonts w:ascii="Palatino Linotype" w:hAnsi="Palatino Linotype" w:cs="Times New Roman"/>
          <w:sz w:val="22"/>
          <w:szCs w:val="22"/>
        </w:rPr>
        <w:t xml:space="preserve">. Additionally, we have </w:t>
      </w:r>
      <w:r w:rsidR="008D48EE">
        <w:rPr>
          <w:rFonts w:ascii="Palatino Linotype" w:hAnsi="Palatino Linotype" w:cs="Times New Roman"/>
          <w:sz w:val="22"/>
          <w:szCs w:val="22"/>
        </w:rPr>
        <w:t xml:space="preserve">implemented </w:t>
      </w:r>
      <w:r w:rsidR="005E1158" w:rsidRPr="00B11AA6">
        <w:rPr>
          <w:rFonts w:ascii="Palatino Linotype" w:hAnsi="Palatino Linotype" w:cs="Times New Roman"/>
          <w:sz w:val="22"/>
          <w:szCs w:val="22"/>
        </w:rPr>
        <w:t xml:space="preserve">additional physicality checks </w:t>
      </w:r>
      <w:r w:rsidRPr="00B11AA6">
        <w:rPr>
          <w:rFonts w:ascii="Palatino Linotype" w:hAnsi="Palatino Linotype" w:cs="Times New Roman"/>
          <w:sz w:val="22"/>
          <w:szCs w:val="22"/>
        </w:rPr>
        <w:t>(</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oMath>
      <w:r w:rsidRPr="00B11AA6">
        <w:rPr>
          <w:rFonts w:ascii="Palatino Linotype" w:hAnsi="Palatino Linotype" w:cs="Times New Roman"/>
          <w:sz w:val="22"/>
          <w:szCs w:val="22"/>
        </w:rPr>
        <w:t xml:space="preserve"> </w:t>
      </w:r>
      <w:r w:rsidR="00BC51AF">
        <w:rPr>
          <w:rFonts w:ascii="Palatino Linotype" w:hAnsi="Palatino Linotype" w:cs="Times New Roman"/>
          <w:sz w:val="22"/>
          <w:szCs w:val="22"/>
        </w:rPr>
        <w:t xml:space="preserve">slightly </w:t>
      </w:r>
      <w:r w:rsidR="00BC51AF">
        <w:rPr>
          <w:rFonts w:ascii="Palatino Linotype" w:hAnsi="Palatino Linotype" w:cs="Times New Roman"/>
          <w:sz w:val="22"/>
          <w:szCs w:val="22"/>
        </w:rPr>
        <w:lastRenderedPageBreak/>
        <w:t>increasing</w:t>
      </w:r>
      <w:r w:rsidRPr="00B11AA6">
        <w:rPr>
          <w:rFonts w:ascii="Palatino Linotype" w:hAnsi="Palatino Linotype"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L</m:t>
            </m:r>
          </m:sub>
        </m:sSub>
      </m:oMath>
      <w:r w:rsidRPr="00B11AA6">
        <w:rPr>
          <w:rFonts w:ascii="Palatino Linotype" w:hAnsi="Palatino Linotype" w:cs="Times New Roman"/>
          <w:sz w:val="22"/>
          <w:szCs w:val="22"/>
        </w:rPr>
        <w:t xml:space="preserve"> </w:t>
      </w:r>
      <w:r w:rsidR="00A91290">
        <w:rPr>
          <w:rFonts w:ascii="Times New Roman" w:hAnsi="Times New Roman" w:cs="Times New Roman"/>
          <w:sz w:val="22"/>
          <w:szCs w:val="22"/>
        </w:rPr>
        <w:t>≤</w:t>
      </w:r>
      <w:r w:rsidRPr="00B11AA6">
        <w:rPr>
          <w:rFonts w:ascii="Palatino Linotype" w:hAnsi="Palatino Linotype" w:cs="Times New Roman"/>
          <w:sz w:val="22"/>
          <w:szCs w:val="22"/>
        </w:rPr>
        <w:t xml:space="preserve"> 0, near-OCV current ≈ 0)</w:t>
      </w:r>
      <w:r w:rsidR="008D48EE">
        <w:rPr>
          <w:rFonts w:ascii="Palatino Linotype" w:hAnsi="Palatino Linotype" w:cs="Times New Roman"/>
          <w:sz w:val="22"/>
          <w:szCs w:val="22"/>
        </w:rPr>
        <w:t xml:space="preserve"> that the model passes confirming the physics are being solved correctly.</w:t>
      </w:r>
    </w:p>
    <w:p w14:paraId="08AE75D0" w14:textId="0860CE8A" w:rsidR="00910DB9" w:rsidRPr="00B11AA6" w:rsidRDefault="00000C2B" w:rsidP="00910DB9">
      <w:pPr>
        <w:jc w:val="both"/>
        <w:rPr>
          <w:rFonts w:ascii="Palatino Linotype" w:hAnsi="Palatino Linotype" w:cs="Times New Roman"/>
          <w:sz w:val="22"/>
          <w:szCs w:val="22"/>
        </w:rPr>
      </w:pPr>
      <w:r w:rsidRPr="00B11AA6">
        <w:rPr>
          <w:rFonts w:ascii="Palatino Linotype" w:hAnsi="Palatino Linotype" w:cs="Times New Roman"/>
          <w:b/>
          <w:sz w:val="22"/>
          <w:szCs w:val="22"/>
        </w:rPr>
        <w:t xml:space="preserve">Result. </w:t>
      </w:r>
      <w:r w:rsidRPr="00B11AA6">
        <w:rPr>
          <w:rFonts w:ascii="Palatino Linotype" w:hAnsi="Palatino Linotype" w:cs="Times New Roman"/>
          <w:sz w:val="22"/>
          <w:szCs w:val="22"/>
        </w:rPr>
        <w:t>A kinetically limited polarization curve in which ohmic losses are negligible</w:t>
      </w:r>
      <w:r w:rsidR="002E676E">
        <w:rPr>
          <w:rFonts w:ascii="Palatino Linotype" w:hAnsi="Palatino Linotype" w:cs="Times New Roman"/>
          <w:sz w:val="22"/>
          <w:szCs w:val="22"/>
        </w:rPr>
        <w:t>.</w:t>
      </w:r>
      <w:r w:rsidRPr="00B11AA6">
        <w:rPr>
          <w:rFonts w:ascii="Palatino Linotype" w:hAnsi="Palatino Linotype" w:cs="Times New Roman"/>
          <w:sz w:val="22"/>
          <w:szCs w:val="22"/>
        </w:rPr>
        <w:t xml:space="preserve"> </w:t>
      </w:r>
      <w:r w:rsidR="002E676E">
        <w:rPr>
          <w:rFonts w:ascii="Palatino Linotype" w:hAnsi="Palatino Linotype" w:cs="Times New Roman"/>
          <w:sz w:val="22"/>
          <w:szCs w:val="22"/>
        </w:rPr>
        <w:t>T</w:t>
      </w:r>
      <w:r w:rsidRPr="00B11AA6">
        <w:rPr>
          <w:rFonts w:ascii="Palatino Linotype" w:hAnsi="Palatino Linotype" w:cs="Times New Roman"/>
          <w:sz w:val="22"/>
          <w:szCs w:val="22"/>
        </w:rPr>
        <w:t>he ionomer is about 7× more resistive than the carbon, but both IR drops remain tiny at Stage 1 currents.</w:t>
      </w:r>
    </w:p>
    <w:p w14:paraId="7311F49B" w14:textId="5A415E47" w:rsidR="007A294D" w:rsidRPr="00B11AA6" w:rsidRDefault="007A294D" w:rsidP="007A294D">
      <w:pPr>
        <w:jc w:val="center"/>
        <w:rPr>
          <w:rFonts w:ascii="Palatino Linotype" w:hAnsi="Palatino Linotype"/>
          <w:sz w:val="22"/>
          <w:szCs w:val="22"/>
        </w:rPr>
      </w:pPr>
      <w:r w:rsidRPr="00B11AA6">
        <w:rPr>
          <w:rFonts w:ascii="Palatino Linotype" w:hAnsi="Palatino Linotype"/>
          <w:noProof/>
          <w:sz w:val="22"/>
          <w:szCs w:val="22"/>
        </w:rPr>
        <w:drawing>
          <wp:inline distT="0" distB="0" distL="0" distR="0" wp14:anchorId="7CEE8719" wp14:editId="136DA075">
            <wp:extent cx="3377604" cy="2533650"/>
            <wp:effectExtent l="0" t="0" r="0" b="0"/>
            <wp:docPr id="1806816757" name="Picture 180681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16757" name="Picture 1806816757"/>
                    <pic:cNvPicPr/>
                  </pic:nvPicPr>
                  <pic:blipFill>
                    <a:blip r:embed="rId17"/>
                    <a:stretch>
                      <a:fillRect/>
                    </a:stretch>
                  </pic:blipFill>
                  <pic:spPr>
                    <a:xfrm>
                      <a:off x="0" y="0"/>
                      <a:ext cx="3382135" cy="2537049"/>
                    </a:xfrm>
                    <a:prstGeom prst="rect">
                      <a:avLst/>
                    </a:prstGeom>
                  </pic:spPr>
                </pic:pic>
              </a:graphicData>
            </a:graphic>
          </wp:inline>
        </w:drawing>
      </w:r>
    </w:p>
    <w:p w14:paraId="51779167" w14:textId="1A1D5FDF" w:rsidR="007A294D" w:rsidRPr="00B11AA6" w:rsidRDefault="007A294D" w:rsidP="00910DB9">
      <w:pPr>
        <w:jc w:val="both"/>
        <w:rPr>
          <w:rFonts w:ascii="Palatino Linotype" w:hAnsi="Palatino Linotype"/>
          <w:noProof/>
          <w:sz w:val="22"/>
          <w:szCs w:val="22"/>
        </w:rPr>
      </w:pPr>
      <w:bookmarkStart w:id="38" w:name="fig4"/>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6</w:t>
      </w:r>
      <w:r w:rsidRPr="00B11AA6">
        <w:rPr>
          <w:rFonts w:ascii="Palatino Linotype" w:hAnsi="Palatino Linotype" w:cs="Times New Roman"/>
          <w:b/>
          <w:sz w:val="22"/>
          <w:szCs w:val="22"/>
        </w:rPr>
        <w:fldChar w:fldCharType="end"/>
      </w:r>
      <w:bookmarkEnd w:id="38"/>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Stage 1 polarization curve (V</w:t>
      </w:r>
      <w:r w:rsidRPr="00B11AA6">
        <w:rPr>
          <w:rFonts w:ascii="Palatino Linotype" w:hAnsi="Palatino Linotype" w:cs="Times New Roman"/>
          <w:sz w:val="22"/>
          <w:szCs w:val="22"/>
          <w:vertAlign w:val="subscript"/>
        </w:rPr>
        <w:t>cathode</w:t>
      </w:r>
      <w:r w:rsidRPr="00B11AA6">
        <w:rPr>
          <w:rFonts w:ascii="Palatino Linotype" w:hAnsi="Palatino Linotype" w:cs="Times New Roman"/>
          <w:sz w:val="22"/>
          <w:szCs w:val="22"/>
        </w:rPr>
        <w:t xml:space="preserve"> vs. J). The steep near-OCV drop is governed by Tafel kinetics; the mild mass-transport tail reflects ionomer-phase O2 depletion near the membrane.</w:t>
      </w:r>
    </w:p>
    <w:p w14:paraId="4DE27B04" w14:textId="70A85372" w:rsidR="007E25FD" w:rsidRPr="00B11AA6" w:rsidRDefault="00533C88" w:rsidP="002B6467">
      <w:pPr>
        <w:jc w:val="both"/>
        <w:rPr>
          <w:rFonts w:ascii="Palatino Linotype" w:hAnsi="Palatino Linotype"/>
          <w:noProof/>
          <w:sz w:val="22"/>
          <w:szCs w:val="22"/>
        </w:rPr>
      </w:pPr>
      <w:r w:rsidRPr="00B11AA6">
        <w:rPr>
          <w:rFonts w:ascii="Palatino Linotype" w:hAnsi="Palatino Linotype" w:cs="Times New Roman"/>
          <w:sz w:val="22"/>
          <w:szCs w:val="22"/>
        </w:rPr>
        <w:t>The Stage 1 polarization curve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fig4 \h </w:instrText>
      </w:r>
      <w:r w:rsidR="003A391E" w:rsidRPr="00B11AA6">
        <w:rPr>
          <w:rFonts w:ascii="Palatino Linotype" w:hAnsi="Palatino Linotype" w:cs="Times New Roman"/>
          <w:sz w:val="22"/>
          <w:szCs w:val="22"/>
        </w:rPr>
        <w:instrText xml:space="preserve"> \* MERGEFORMAT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6</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shows two characteristic regimes: a steep near-OCV drop dominated by Tafel kinetics, and a gradual mass-transport tail at higher current densities as O₂ is depleted near the membrane. The spatial profiles in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fig5 \h </w:instrText>
      </w:r>
      <w:r w:rsidR="003A391E" w:rsidRPr="00B11AA6">
        <w:rPr>
          <w:rFonts w:ascii="Palatino Linotype" w:hAnsi="Palatino Linotype" w:cs="Times New Roman"/>
          <w:sz w:val="22"/>
          <w:szCs w:val="22"/>
        </w:rPr>
        <w:instrText xml:space="preserve"> \* MERGEFORMAT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b/>
          <w:sz w:val="22"/>
          <w:szCs w:val="22"/>
        </w:rPr>
        <w:t xml:space="preserve">Figure </w:t>
      </w:r>
      <w:r w:rsidR="00B3095A" w:rsidRPr="00B4465F">
        <w:rPr>
          <w:rFonts w:ascii="Palatino Linotype" w:hAnsi="Palatino Linotype"/>
          <w:b/>
          <w:noProof/>
          <w:sz w:val="22"/>
          <w:szCs w:val="22"/>
        </w:rPr>
        <w:t>7</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explain that tail, because at high </w:t>
      </w:r>
      <w:r w:rsidR="00302739">
        <w:rPr>
          <w:rFonts w:ascii="Palatino Linotype" w:hAnsi="Palatino Linotype" w:cs="Times New Roman"/>
          <w:sz w:val="22"/>
          <w:szCs w:val="22"/>
        </w:rPr>
        <w:t xml:space="preserve">absolute </w:t>
      </w:r>
      <w:r w:rsidRPr="00B11AA6">
        <w:rPr>
          <w:rFonts w:ascii="Palatino Linotype" w:hAnsi="Palatino Linotype" w:cs="Times New Roman"/>
          <w:sz w:val="22"/>
          <w:szCs w:val="22"/>
        </w:rPr>
        <w:t>overpotential</w:t>
      </w:r>
      <w:r w:rsidR="00676CB8">
        <w:rPr>
          <w:rFonts w:ascii="Palatino Linotype" w:hAnsi="Palatino Linotype" w:cs="Times New Roman"/>
          <w:sz w:val="22"/>
          <w:szCs w:val="22"/>
        </w:rPr>
        <w:t>s</w:t>
      </w:r>
      <w:r w:rsidR="00D02188" w:rsidRPr="00B11AA6">
        <w:rPr>
          <w:rFonts w:ascii="Palatino Linotype" w:hAnsi="Palatino Linotype" w:cs="Times New Roman"/>
          <w:sz w:val="22"/>
          <w:szCs w:val="22"/>
        </w:rPr>
        <w:t xml:space="preserve"> (</w:t>
      </w:r>
      <w:r w:rsidR="00652F67">
        <w:rPr>
          <w:rFonts w:ascii="Palatino Linotype" w:hAnsi="Palatino Linotype" w:cs="Times New Roman"/>
          <w:sz w:val="22"/>
          <w:szCs w:val="22"/>
        </w:rPr>
        <w:t>red curves</w:t>
      </w:r>
      <w:r w:rsidR="00D02188" w:rsidRPr="00B11AA6">
        <w:rPr>
          <w:rFonts w:ascii="Palatino Linotype" w:hAnsi="Palatino Linotype" w:cs="Times New Roman"/>
          <w:sz w:val="22"/>
          <w:szCs w:val="22"/>
        </w:rPr>
        <w:t>, low V)</w:t>
      </w:r>
      <w:r w:rsidRPr="00B11AA6">
        <w:rPr>
          <w:rFonts w:ascii="Palatino Linotype" w:hAnsi="Palatino Linotype" w:cs="Times New Roman"/>
          <w:sz w:val="22"/>
          <w:szCs w:val="22"/>
        </w:rPr>
        <w:t xml:space="preserve"> the reaction localizes near the GDL/CL interface, where O₂ is consumed before it can penetrate deep into the CL.</w:t>
      </w:r>
    </w:p>
    <w:p w14:paraId="3AFAB5F6" w14:textId="626CCDD1" w:rsidR="00533C88" w:rsidRPr="00B11AA6" w:rsidRDefault="007A294D" w:rsidP="007E25FD">
      <w:pPr>
        <w:jc w:val="center"/>
        <w:rPr>
          <w:rFonts w:ascii="Palatino Linotype" w:hAnsi="Palatino Linotype"/>
          <w:sz w:val="22"/>
          <w:szCs w:val="22"/>
        </w:rPr>
      </w:pPr>
      <w:r w:rsidRPr="00B11AA6">
        <w:rPr>
          <w:rFonts w:ascii="Palatino Linotype" w:hAnsi="Palatino Linotype"/>
          <w:noProof/>
          <w:sz w:val="22"/>
          <w:szCs w:val="22"/>
        </w:rPr>
        <w:lastRenderedPageBreak/>
        <w:drawing>
          <wp:inline distT="0" distB="0" distL="0" distR="0" wp14:anchorId="7F667245" wp14:editId="33047A84">
            <wp:extent cx="6483096" cy="6483096"/>
            <wp:effectExtent l="0" t="0" r="0" b="0"/>
            <wp:docPr id="5157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04847" name="Picture 1"/>
                    <pic:cNvPicPr/>
                  </pic:nvPicPr>
                  <pic:blipFill>
                    <a:blip r:embed="rId18"/>
                    <a:stretch>
                      <a:fillRect/>
                    </a:stretch>
                  </pic:blipFill>
                  <pic:spPr>
                    <a:xfrm>
                      <a:off x="0" y="0"/>
                      <a:ext cx="6483096" cy="6483096"/>
                    </a:xfrm>
                    <a:prstGeom prst="rect">
                      <a:avLst/>
                    </a:prstGeom>
                  </pic:spPr>
                </pic:pic>
              </a:graphicData>
            </a:graphic>
          </wp:inline>
        </w:drawing>
      </w:r>
    </w:p>
    <w:p w14:paraId="6D37D23B" w14:textId="68E89004" w:rsidR="00533C88" w:rsidRPr="00B11AA6" w:rsidRDefault="00533C88" w:rsidP="007A294D">
      <w:pPr>
        <w:jc w:val="both"/>
        <w:rPr>
          <w:rFonts w:ascii="Palatino Linotype" w:hAnsi="Palatino Linotype"/>
          <w:sz w:val="22"/>
          <w:szCs w:val="22"/>
        </w:rPr>
      </w:pPr>
      <w:bookmarkStart w:id="39" w:name="fig5"/>
      <w:r w:rsidRPr="00B11AA6">
        <w:rPr>
          <w:rFonts w:ascii="Palatino Linotype" w:hAnsi="Palatino Linotype"/>
          <w:b/>
          <w:sz w:val="22"/>
          <w:szCs w:val="22"/>
        </w:rPr>
        <w:t xml:space="preserve">Figure </w:t>
      </w:r>
      <w:r w:rsidRPr="00B11AA6">
        <w:rPr>
          <w:rFonts w:ascii="Palatino Linotype" w:hAnsi="Palatino Linotype"/>
          <w:sz w:val="22"/>
          <w:szCs w:val="22"/>
        </w:rPr>
        <w:fldChar w:fldCharType="begin"/>
      </w:r>
      <w:r w:rsidRPr="00B11AA6">
        <w:rPr>
          <w:rFonts w:ascii="Palatino Linotype" w:hAnsi="Palatino Linotype"/>
          <w:sz w:val="22"/>
          <w:szCs w:val="22"/>
        </w:rPr>
        <w:instrText xml:space="preserve"> SEQ  Figure \* ARABIC  \* MERGEFORMAT </w:instrText>
      </w:r>
      <w:r w:rsidRPr="00B11AA6">
        <w:rPr>
          <w:rFonts w:ascii="Palatino Linotype" w:hAnsi="Palatino Linotype"/>
          <w:sz w:val="22"/>
          <w:szCs w:val="22"/>
        </w:rPr>
        <w:fldChar w:fldCharType="separate"/>
      </w:r>
      <w:r w:rsidR="00B3095A" w:rsidRPr="00B4465F">
        <w:rPr>
          <w:rFonts w:ascii="Palatino Linotype" w:hAnsi="Palatino Linotype"/>
          <w:b/>
          <w:noProof/>
          <w:sz w:val="22"/>
          <w:szCs w:val="22"/>
        </w:rPr>
        <w:t>7</w:t>
      </w:r>
      <w:bookmarkEnd w:id="39"/>
      <w:r w:rsidRPr="00B11AA6">
        <w:rPr>
          <w:rFonts w:ascii="Palatino Linotype" w:hAnsi="Palatino Linotype"/>
          <w:sz w:val="22"/>
          <w:szCs w:val="22"/>
        </w:rPr>
        <w:fldChar w:fldCharType="end"/>
      </w:r>
      <w:r w:rsidRPr="00B11AA6">
        <w:rPr>
          <w:rFonts w:ascii="Palatino Linotype" w:hAnsi="Palatino Linotype"/>
          <w:sz w:val="22"/>
          <w:szCs w:val="22"/>
        </w:rPr>
        <w:t xml:space="preserve">: Stage 1 spatial profiles at four sampled voltages. (a) </w:t>
      </w:r>
      <m:oMath>
        <m:sSub>
          <m:sSubPr>
            <m:ctrlPr>
              <w:rPr>
                <w:rFonts w:ascii="Cambria Math" w:hAnsi="Cambria Math"/>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oMath>
      <w:r w:rsidRPr="00B11AA6">
        <w:rPr>
          <w:rFonts w:ascii="Palatino Linotype" w:hAnsi="Palatino Linotype"/>
          <w:sz w:val="22"/>
          <w:szCs w:val="22"/>
        </w:rPr>
        <w:t xml:space="preserve"> concentration; (b) ionic potential </w:t>
      </w:r>
      <m:oMath>
        <m:sSub>
          <m:sSubPr>
            <m:ctrlPr>
              <w:rPr>
                <w:rFonts w:ascii="Cambria Math" w:hAnsi="Cambria Math"/>
                <w:sz w:val="22"/>
                <w:szCs w:val="22"/>
              </w:rPr>
            </m:ctrlPr>
          </m:sSubPr>
          <m:e>
            <m:r>
              <m:rPr>
                <m:sty m:val="p"/>
              </m:rPr>
              <w:rPr>
                <w:rFonts w:ascii="Cambria Math" w:hAnsi="Cambria Math"/>
                <w:sz w:val="22"/>
                <w:szCs w:val="22"/>
              </w:rPr>
              <m:t>ϕ</m:t>
            </m:r>
          </m:e>
          <m:sub>
            <m:r>
              <m:rPr>
                <m:sty m:val="p"/>
              </m:rPr>
              <w:rPr>
                <w:rFonts w:ascii="Cambria Math" w:hAnsi="Cambria Math"/>
                <w:sz w:val="22"/>
                <w:szCs w:val="22"/>
              </w:rPr>
              <m:t>L</m:t>
            </m:r>
          </m:sub>
        </m:sSub>
      </m:oMath>
      <w:r w:rsidRPr="00B11AA6">
        <w:rPr>
          <w:rFonts w:ascii="Palatino Linotype" w:hAnsi="Palatino Linotype"/>
          <w:sz w:val="22"/>
          <w:szCs w:val="22"/>
        </w:rPr>
        <w:t xml:space="preserve"> (mV); (c) solid potential </w:t>
      </w:r>
      <m:oMath>
        <m:sSub>
          <m:sSubPr>
            <m:ctrlPr>
              <w:rPr>
                <w:rFonts w:ascii="Cambria Math" w:hAnsi="Cambria Math"/>
                <w:sz w:val="22"/>
                <w:szCs w:val="22"/>
              </w:rPr>
            </m:ctrlPr>
          </m:sSubPr>
          <m:e>
            <m:r>
              <m:rPr>
                <m:sty m:val="p"/>
              </m:rPr>
              <w:rPr>
                <w:rFonts w:ascii="Cambria Math" w:hAnsi="Cambria Math"/>
                <w:sz w:val="22"/>
                <w:szCs w:val="22"/>
              </w:rPr>
              <m:t>ϕ</m:t>
            </m:r>
          </m:e>
          <m:sub>
            <m:r>
              <w:rPr>
                <w:rFonts w:ascii="Cambria Math" w:hAnsi="Cambria Math"/>
                <w:sz w:val="22"/>
                <w:szCs w:val="22"/>
              </w:rPr>
              <m:t>s</m:t>
            </m:r>
          </m:sub>
        </m:sSub>
      </m:oMath>
      <w:r w:rsidRPr="00B11AA6">
        <w:rPr>
          <w:rFonts w:ascii="Palatino Linotype" w:hAnsi="Palatino Linotype"/>
          <w:sz w:val="22"/>
          <w:szCs w:val="22"/>
        </w:rPr>
        <w:t xml:space="preserve">; (d) kinetic overpotential </w:t>
      </w:r>
      <m:oMath>
        <m:r>
          <m:rPr>
            <m:sty m:val="p"/>
          </m:rPr>
          <w:rPr>
            <w:rFonts w:ascii="Cambria Math" w:hAnsi="Cambria Math"/>
            <w:sz w:val="22"/>
            <w:szCs w:val="22"/>
          </w:rPr>
          <m:t>η=</m:t>
        </m:r>
        <m:d>
          <m:dPr>
            <m:ctrlPr>
              <w:rPr>
                <w:rFonts w:ascii="Cambria Math" w:hAnsi="Cambria Math"/>
                <w:sz w:val="22"/>
                <w:szCs w:val="22"/>
              </w:rPr>
            </m:ctrlPr>
          </m:dPr>
          <m:e>
            <m:sSub>
              <m:sSubPr>
                <m:ctrlPr>
                  <w:rPr>
                    <w:rFonts w:ascii="Cambria Math" w:hAnsi="Cambria Math"/>
                    <w:sz w:val="22"/>
                    <w:szCs w:val="22"/>
                  </w:rPr>
                </m:ctrlPr>
              </m:sSubPr>
              <m:e>
                <m:r>
                  <m:rPr>
                    <m:sty m:val="p"/>
                  </m:rPr>
                  <w:rPr>
                    <w:rFonts w:ascii="Cambria Math" w:hAnsi="Cambria Math"/>
                    <w:sz w:val="22"/>
                    <w:szCs w:val="22"/>
                  </w:rPr>
                  <m:t>ϕ</m:t>
                </m:r>
              </m:e>
              <m:sub>
                <m:r>
                  <m:rPr>
                    <m:sty m:val="p"/>
                  </m:rP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ϕ</m:t>
                </m:r>
              </m:e>
              <m:sub>
                <m:r>
                  <m:rPr>
                    <m:sty m:val="p"/>
                  </m:rPr>
                  <w:rPr>
                    <w:rFonts w:ascii="Cambria Math" w:hAnsi="Cambria Math"/>
                    <w:sz w:val="22"/>
                    <w:szCs w:val="22"/>
                  </w:rPr>
                  <m:t>L</m:t>
                </m:r>
              </m:sub>
            </m:sSub>
          </m:e>
        </m:d>
        <m:r>
          <m:rPr>
            <m:sty m:val="p"/>
          </m:rP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U</m:t>
            </m:r>
          </m:e>
          <m:sub>
            <m:r>
              <m:rPr>
                <m:sty m:val="p"/>
              </m:rPr>
              <w:rPr>
                <w:rFonts w:ascii="Cambria Math" w:hAnsi="Cambria Math"/>
                <w:sz w:val="22"/>
                <w:szCs w:val="22"/>
              </w:rPr>
              <m:t>eq</m:t>
            </m:r>
          </m:sub>
        </m:sSub>
        <m:r>
          <m:rPr>
            <m:sty m:val="p"/>
          </m:rPr>
          <w:rPr>
            <w:rFonts w:ascii="Cambria Math" w:hAnsi="Cambria Math"/>
            <w:sz w:val="22"/>
            <w:szCs w:val="22"/>
          </w:rPr>
          <m:t>(mV)</m:t>
        </m:r>
      </m:oMath>
      <w:r w:rsidRPr="00B11AA6">
        <w:rPr>
          <w:rFonts w:ascii="Palatino Linotype" w:hAnsi="Palatino Linotype"/>
          <w:sz w:val="22"/>
          <w:szCs w:val="22"/>
        </w:rPr>
        <w:t xml:space="preserve">. </w:t>
      </w:r>
      <w:r w:rsidR="00164A69">
        <w:rPr>
          <w:rFonts w:ascii="Palatino Linotype" w:hAnsi="Palatino Linotype"/>
          <w:sz w:val="22"/>
          <w:szCs w:val="22"/>
        </w:rPr>
        <w:t>Red</w:t>
      </w:r>
      <w:r w:rsidRPr="00B11AA6">
        <w:rPr>
          <w:rFonts w:ascii="Palatino Linotype" w:hAnsi="Palatino Linotype"/>
          <w:sz w:val="22"/>
          <w:szCs w:val="22"/>
        </w:rPr>
        <w:t xml:space="preserve"> curves correspond to higher overpotential; at high overpotential the reaction is concentrated near the GDL/CL interface (x = 0).</w:t>
      </w:r>
    </w:p>
    <w:p w14:paraId="4A34A55D" w14:textId="580B6432" w:rsidR="007E25FD" w:rsidRPr="00B11AA6" w:rsidRDefault="00533C88" w:rsidP="007A294D">
      <w:pPr>
        <w:jc w:val="both"/>
        <w:rPr>
          <w:rFonts w:ascii="Palatino Linotype" w:hAnsi="Palatino Linotype"/>
          <w:noProof/>
          <w:sz w:val="22"/>
          <w:szCs w:val="22"/>
        </w:rPr>
      </w:pPr>
      <w:r w:rsidRPr="00B11AA6">
        <w:rPr>
          <w:rFonts w:ascii="Palatino Linotype" w:hAnsi="Palatino Linotype" w:cs="Times New Roman"/>
          <w:sz w:val="22"/>
          <w:szCs w:val="22"/>
        </w:rPr>
        <w:t xml:space="preserve">Stage 1 currents do not exceed about 3 mA/cm², at which the ionic and solid-phase ohmic losses together stay below 0.1% of the total overpotential, so no ohmic regime is discernible at this scale.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fig6 \h </w:instrText>
      </w:r>
      <w:r w:rsidR="003A391E" w:rsidRPr="00B11AA6">
        <w:rPr>
          <w:rFonts w:ascii="Palatino Linotype" w:hAnsi="Palatino Linotype" w:cs="Times New Roman"/>
          <w:sz w:val="22"/>
          <w:szCs w:val="22"/>
        </w:rPr>
        <w:instrText xml:space="preserve"> \* MERGEFORMAT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8</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makes this explicit</w:t>
      </w:r>
      <w:r w:rsidR="004756F4" w:rsidRPr="00B11AA6">
        <w:rPr>
          <w:rFonts w:ascii="Palatino Linotype" w:hAnsi="Palatino Linotype" w:cs="Times New Roman"/>
          <w:sz w:val="22"/>
          <w:szCs w:val="22"/>
        </w:rPr>
        <w:t xml:space="preserve"> using an applied voltage breakdown analysis.</w:t>
      </w:r>
      <w:sdt>
        <w:sdtPr>
          <w:rPr>
            <w:rFonts w:ascii="Palatino Linotype" w:hAnsi="Palatino Linotype" w:cs="Times New Roman"/>
            <w:sz w:val="22"/>
            <w:szCs w:val="22"/>
            <w:vertAlign w:val="superscript"/>
          </w:rPr>
          <w:tag w:val="MENDELEY_CITATION_v3_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"/>
          <w:id w:val="2145387202"/>
          <w:placeholder>
            <w:docPart w:val="DefaultPlaceholder_-1854013440"/>
          </w:placeholder>
        </w:sdtPr>
        <w:sdtEndPr/>
        <w:sdtContent>
          <w:r w:rsidR="00725507" w:rsidRPr="00B11AA6">
            <w:rPr>
              <w:rFonts w:ascii="Palatino Linotype" w:hAnsi="Palatino Linotype" w:cs="Times New Roman"/>
              <w:sz w:val="22"/>
              <w:szCs w:val="22"/>
              <w:vertAlign w:val="superscript"/>
            </w:rPr>
            <w:t>15</w:t>
          </w:r>
        </w:sdtContent>
      </w:sdt>
      <w:r w:rsidRPr="00B11AA6">
        <w:rPr>
          <w:rFonts w:ascii="Palatino Linotype" w:hAnsi="Palatino Linotype" w:cs="Times New Roman"/>
          <w:sz w:val="22"/>
          <w:szCs w:val="22"/>
        </w:rPr>
        <w:t xml:space="preserve"> </w:t>
      </w:r>
      <w:r w:rsidR="006A1D1F">
        <w:rPr>
          <w:rFonts w:ascii="Palatino Linotype" w:hAnsi="Palatino Linotype" w:cs="Times New Roman"/>
          <w:sz w:val="22"/>
          <w:szCs w:val="22"/>
        </w:rPr>
        <w:t>The k</w:t>
      </w:r>
      <w:r w:rsidRPr="00B11AA6">
        <w:rPr>
          <w:rFonts w:ascii="Palatino Linotype" w:hAnsi="Palatino Linotype" w:cs="Times New Roman"/>
          <w:sz w:val="22"/>
          <w:szCs w:val="22"/>
        </w:rPr>
        <w:t xml:space="preserve">inetic overpotential accounts for </w:t>
      </w:r>
      <w:r w:rsidR="00006149">
        <w:rPr>
          <w:rFonts w:ascii="Palatino Linotype" w:hAnsi="Palatino Linotype" w:cs="Times New Roman"/>
          <w:sz w:val="22"/>
          <w:szCs w:val="22"/>
        </w:rPr>
        <w:t>about</w:t>
      </w:r>
      <w:r w:rsidRPr="00B11AA6">
        <w:rPr>
          <w:rFonts w:ascii="Palatino Linotype" w:hAnsi="Palatino Linotype" w:cs="Times New Roman"/>
          <w:sz w:val="22"/>
          <w:szCs w:val="22"/>
        </w:rPr>
        <w:t xml:space="preserve"> </w:t>
      </w:r>
      <w:r w:rsidR="00006149">
        <w:rPr>
          <w:rFonts w:ascii="Palatino Linotype" w:hAnsi="Palatino Linotype" w:cs="Times New Roman"/>
          <w:sz w:val="22"/>
          <w:szCs w:val="22"/>
        </w:rPr>
        <w:t>91</w:t>
      </w:r>
      <w:r w:rsidRPr="00B11AA6">
        <w:rPr>
          <w:rFonts w:ascii="Palatino Linotype" w:hAnsi="Palatino Linotype" w:cs="Times New Roman"/>
          <w:sz w:val="22"/>
          <w:szCs w:val="22"/>
        </w:rPr>
        <w:t>%</w:t>
      </w:r>
      <w:r w:rsidR="008E2673">
        <w:rPr>
          <w:rFonts w:ascii="Palatino Linotype" w:hAnsi="Palatino Linotype" w:cs="Times New Roman"/>
          <w:sz w:val="22"/>
          <w:szCs w:val="22"/>
        </w:rPr>
        <w:t xml:space="preserve"> of the voltage loss and</w:t>
      </w:r>
      <w:r w:rsidR="00396578">
        <w:rPr>
          <w:rFonts w:ascii="Palatino Linotype" w:hAnsi="Palatino Linotype" w:cs="Times New Roman"/>
          <w:sz w:val="22"/>
          <w:szCs w:val="22"/>
        </w:rPr>
        <w:t xml:space="preserve"> ionomer-phase O</w:t>
      </w:r>
      <w:r w:rsidR="00396578" w:rsidRPr="00396578">
        <w:rPr>
          <w:rFonts w:ascii="Palatino Linotype" w:hAnsi="Palatino Linotype" w:cs="Times New Roman"/>
          <w:sz w:val="22"/>
          <w:szCs w:val="22"/>
          <w:vertAlign w:val="subscript"/>
        </w:rPr>
        <w:t>2</w:t>
      </w:r>
      <w:r w:rsidR="00396578">
        <w:rPr>
          <w:rFonts w:ascii="Palatino Linotype" w:hAnsi="Palatino Linotype" w:cs="Times New Roman"/>
          <w:sz w:val="22"/>
          <w:szCs w:val="22"/>
        </w:rPr>
        <w:t xml:space="preserve"> mass transport </w:t>
      </w:r>
      <w:r w:rsidR="00E53A40">
        <w:rPr>
          <w:rFonts w:ascii="Palatino Linotype" w:hAnsi="Palatino Linotype" w:cs="Times New Roman"/>
          <w:sz w:val="22"/>
          <w:szCs w:val="22"/>
        </w:rPr>
        <w:t xml:space="preserve">for </w:t>
      </w:r>
      <w:r w:rsidR="002263E2">
        <w:rPr>
          <w:rFonts w:ascii="Palatino Linotype" w:hAnsi="Palatino Linotype" w:cs="Times New Roman"/>
          <w:sz w:val="22"/>
          <w:szCs w:val="22"/>
        </w:rPr>
        <w:t>about 9%</w:t>
      </w:r>
      <w:r w:rsidRPr="00B11AA6">
        <w:rPr>
          <w:rFonts w:ascii="Palatino Linotype" w:hAnsi="Palatino Linotype" w:cs="Times New Roman"/>
          <w:sz w:val="22"/>
          <w:szCs w:val="22"/>
        </w:rPr>
        <w:t xml:space="preserve">, and on the expanded millivolt </w:t>
      </w:r>
      <w:r w:rsidRPr="00B11AA6">
        <w:rPr>
          <w:rFonts w:ascii="Palatino Linotype" w:hAnsi="Palatino Linotype" w:cs="Times New Roman"/>
          <w:sz w:val="22"/>
          <w:szCs w:val="22"/>
        </w:rPr>
        <w:lastRenderedPageBreak/>
        <w:t xml:space="preserve">scale the ionomer is the more resistive phase (its Bruggeman-corrected ionic conductivity, ≈1.6 S/m, is roughly 7× lower than </w:t>
      </w:r>
      <w:r w:rsidR="006A1D1F">
        <w:rPr>
          <w:rFonts w:ascii="Palatino Linotype" w:hAnsi="Palatino Linotype" w:cs="Times New Roman"/>
          <w:sz w:val="22"/>
          <w:szCs w:val="22"/>
        </w:rPr>
        <w:t>that of</w:t>
      </w:r>
      <w:r w:rsidR="006A1D1F"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carbon ≈11 S/m), so the ionic IR drop dominates the otherwise-negligible ohmic loss.</w:t>
      </w:r>
      <w:r w:rsidR="00D02188" w:rsidRPr="00B11AA6">
        <w:rPr>
          <w:rFonts w:ascii="Palatino Linotype" w:hAnsi="Palatino Linotype" w:cs="Times New Roman"/>
          <w:sz w:val="22"/>
          <w:szCs w:val="22"/>
        </w:rPr>
        <w:t xml:space="preserve"> There is an additional mass transport loss as there is currently no gas phase to replenish the depleting </w:t>
      </w:r>
      <m:oMath>
        <m:sSub>
          <m:sSubPr>
            <m:ctrlPr>
              <w:rPr>
                <w:rFonts w:ascii="Cambria Math" w:hAnsi="Cambria Math"/>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oMath>
      <w:r w:rsidR="00D02188" w:rsidRPr="00B11AA6">
        <w:rPr>
          <w:rFonts w:ascii="Palatino Linotype" w:eastAsiaTheme="minorEastAsia" w:hAnsi="Palatino Linotype" w:cs="Times New Roman"/>
          <w:sz w:val="22"/>
          <w:szCs w:val="22"/>
        </w:rPr>
        <w:t>.</w:t>
      </w:r>
    </w:p>
    <w:p w14:paraId="312A5B58" w14:textId="582CD96C" w:rsidR="00533C88" w:rsidRPr="00B11AA6" w:rsidRDefault="00533C88" w:rsidP="007E25FD">
      <w:pPr>
        <w:jc w:val="center"/>
        <w:rPr>
          <w:rFonts w:ascii="Palatino Linotype" w:hAnsi="Palatino Linotype"/>
          <w:sz w:val="22"/>
          <w:szCs w:val="22"/>
        </w:rPr>
      </w:pPr>
      <w:r w:rsidRPr="00B11AA6">
        <w:rPr>
          <w:rFonts w:ascii="Palatino Linotype" w:hAnsi="Palatino Linotype"/>
          <w:noProof/>
          <w:sz w:val="22"/>
          <w:szCs w:val="22"/>
        </w:rPr>
        <w:drawing>
          <wp:inline distT="0" distB="0" distL="0" distR="0" wp14:anchorId="159E2C6B" wp14:editId="76634AC6">
            <wp:extent cx="6473587" cy="3884762"/>
            <wp:effectExtent l="0" t="0" r="3810" b="1905"/>
            <wp:docPr id="2122591203" name="Picture 212259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91203" name="Picture 2122591203"/>
                    <pic:cNvPicPr/>
                  </pic:nvPicPr>
                  <pic:blipFill>
                    <a:blip r:embed="rId19"/>
                    <a:stretch>
                      <a:fillRect/>
                    </a:stretch>
                  </pic:blipFill>
                  <pic:spPr>
                    <a:xfrm>
                      <a:off x="0" y="0"/>
                      <a:ext cx="6473587" cy="3884762"/>
                    </a:xfrm>
                    <a:prstGeom prst="rect">
                      <a:avLst/>
                    </a:prstGeom>
                  </pic:spPr>
                </pic:pic>
              </a:graphicData>
            </a:graphic>
          </wp:inline>
        </w:drawing>
      </w:r>
    </w:p>
    <w:p w14:paraId="17C849D1" w14:textId="45A07FB0" w:rsidR="007E25FD" w:rsidRPr="00B11AA6" w:rsidRDefault="00533C88" w:rsidP="002B6467">
      <w:pPr>
        <w:jc w:val="both"/>
        <w:rPr>
          <w:rFonts w:ascii="Palatino Linotype" w:hAnsi="Palatino Linotype"/>
          <w:noProof/>
          <w:sz w:val="22"/>
          <w:szCs w:val="22"/>
        </w:rPr>
      </w:pPr>
      <w:bookmarkStart w:id="40" w:name="fig6"/>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8</w:t>
      </w:r>
      <w:r w:rsidRPr="00B11AA6">
        <w:rPr>
          <w:rFonts w:ascii="Palatino Linotype" w:hAnsi="Palatino Linotype" w:cs="Times New Roman"/>
          <w:b/>
          <w:sz w:val="22"/>
          <w:szCs w:val="22"/>
        </w:rPr>
        <w:fldChar w:fldCharType="end"/>
      </w:r>
      <w:bookmarkEnd w:id="40"/>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Voltage-loss breakdown for Stage 1. Left: stacked-area decomposition showing kinetic overpotential accounting for &gt;9</w:t>
      </w:r>
      <w:r w:rsidR="00D02188" w:rsidRPr="00B11AA6">
        <w:rPr>
          <w:rFonts w:ascii="Palatino Linotype" w:hAnsi="Palatino Linotype" w:cs="Times New Roman"/>
          <w:sz w:val="22"/>
          <w:szCs w:val="22"/>
        </w:rPr>
        <w:t>0</w:t>
      </w:r>
      <w:r w:rsidRPr="00B11AA6">
        <w:rPr>
          <w:rFonts w:ascii="Palatino Linotype" w:hAnsi="Palatino Linotype" w:cs="Times New Roman"/>
          <w:sz w:val="22"/>
          <w:szCs w:val="22"/>
        </w:rPr>
        <w:t>% of total loss. Right: ohmic losses</w:t>
      </w:r>
      <w:r w:rsidR="00D02188" w:rsidRPr="00B11AA6">
        <w:rPr>
          <w:rFonts w:ascii="Palatino Linotype" w:hAnsi="Palatino Linotype" w:cs="Times New Roman"/>
          <w:sz w:val="22"/>
          <w:szCs w:val="22"/>
        </w:rPr>
        <w:t xml:space="preserve"> and mass transport loss</w:t>
      </w:r>
      <w:r w:rsidRPr="00B11AA6">
        <w:rPr>
          <w:rFonts w:ascii="Palatino Linotype" w:hAnsi="Palatino Linotype" w:cs="Times New Roman"/>
          <w:sz w:val="22"/>
          <w:szCs w:val="22"/>
        </w:rPr>
        <w:t xml:space="preserve"> on an expanded millivolt scale</w:t>
      </w:r>
      <w:r w:rsidR="00D02188" w:rsidRPr="00B11AA6">
        <w:rPr>
          <w:rFonts w:ascii="Palatino Linotype" w:hAnsi="Palatino Linotype" w:cs="Times New Roman"/>
          <w:sz w:val="22"/>
          <w:szCs w:val="22"/>
        </w:rPr>
        <w:t>. T</w:t>
      </w:r>
      <w:r w:rsidRPr="00B11AA6">
        <w:rPr>
          <w:rFonts w:ascii="Palatino Linotype" w:hAnsi="Palatino Linotype" w:cs="Times New Roman"/>
          <w:sz w:val="22"/>
          <w:szCs w:val="22"/>
        </w:rPr>
        <w:t>he</w:t>
      </w:r>
      <w:r w:rsidR="0004611C">
        <w:rPr>
          <w:rFonts w:ascii="Palatino Linotype" w:hAnsi="Palatino Linotype" w:cs="Times New Roman"/>
          <w:sz w:val="22"/>
          <w:szCs w:val="22"/>
        </w:rPr>
        <w:t xml:space="preserve"> proton-conducting</w:t>
      </w:r>
      <w:r w:rsidRPr="00B11AA6">
        <w:rPr>
          <w:rFonts w:ascii="Palatino Linotype" w:hAnsi="Palatino Linotype" w:cs="Times New Roman"/>
          <w:sz w:val="22"/>
          <w:szCs w:val="22"/>
        </w:rPr>
        <w:t xml:space="preserve"> ionomer is the more resistive phase (its conductivity is roughly 7× lower than </w:t>
      </w:r>
      <w:r w:rsidR="0093623D">
        <w:rPr>
          <w:rFonts w:ascii="Palatino Linotype" w:hAnsi="Palatino Linotype" w:cs="Times New Roman"/>
          <w:sz w:val="22"/>
          <w:szCs w:val="22"/>
        </w:rPr>
        <w:t>that of</w:t>
      </w:r>
      <w:r w:rsidRPr="00B11AA6">
        <w:rPr>
          <w:rFonts w:ascii="Palatino Linotype" w:hAnsi="Palatino Linotype" w:cs="Times New Roman"/>
          <w:sz w:val="22"/>
          <w:szCs w:val="22"/>
        </w:rPr>
        <w:t xml:space="preserve"> carbon, so the ionic IR drop dominates</w:t>
      </w:r>
      <w:r w:rsidR="00D02188" w:rsidRPr="00B11AA6">
        <w:rPr>
          <w:rFonts w:ascii="Palatino Linotype" w:hAnsi="Palatino Linotype" w:cs="Times New Roman"/>
          <w:sz w:val="22"/>
          <w:szCs w:val="22"/>
        </w:rPr>
        <w:t xml:space="preserve"> over the solid IR drop</w:t>
      </w:r>
      <w:r w:rsidRPr="00B11AA6">
        <w:rPr>
          <w:rFonts w:ascii="Palatino Linotype" w:hAnsi="Palatino Linotype" w:cs="Times New Roman"/>
          <w:sz w:val="22"/>
          <w:szCs w:val="22"/>
        </w:rPr>
        <w:t>)</w:t>
      </w:r>
      <w:r w:rsidR="00D02188" w:rsidRPr="00B11AA6">
        <w:rPr>
          <w:rFonts w:ascii="Palatino Linotype" w:hAnsi="Palatino Linotype" w:cs="Times New Roman"/>
          <w:sz w:val="22"/>
          <w:szCs w:val="22"/>
        </w:rPr>
        <w:t xml:space="preserve">. Though, both ionic and solid ohmic drops are negligible at Stage 1 currents. As there is no gas phase to replenish the depleting </w:t>
      </w:r>
      <m:oMath>
        <m:sSub>
          <m:sSubPr>
            <m:ctrlPr>
              <w:rPr>
                <w:rFonts w:ascii="Cambria Math" w:hAnsi="Cambria Math"/>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oMath>
      <w:r w:rsidR="00D02188" w:rsidRPr="00B11AA6">
        <w:rPr>
          <w:rFonts w:ascii="Palatino Linotype" w:eastAsiaTheme="minorEastAsia" w:hAnsi="Palatino Linotype" w:cs="Times New Roman"/>
          <w:sz w:val="22"/>
          <w:szCs w:val="22"/>
        </w:rPr>
        <w:t>, mass transport loss dominates</w:t>
      </w:r>
      <w:r w:rsidR="006437F2">
        <w:rPr>
          <w:rFonts w:ascii="Palatino Linotype" w:eastAsiaTheme="minorEastAsia" w:hAnsi="Palatino Linotype" w:cs="Times New Roman"/>
          <w:sz w:val="22"/>
          <w:szCs w:val="22"/>
        </w:rPr>
        <w:t xml:space="preserve"> the non-kinetic losses</w:t>
      </w:r>
      <w:r w:rsidR="00D02188" w:rsidRPr="00B11AA6">
        <w:rPr>
          <w:rFonts w:ascii="Palatino Linotype" w:eastAsiaTheme="minorEastAsia" w:hAnsi="Palatino Linotype" w:cs="Times New Roman"/>
          <w:sz w:val="22"/>
          <w:szCs w:val="22"/>
        </w:rPr>
        <w:t>.</w:t>
      </w:r>
      <w:r w:rsidRPr="00B11AA6">
        <w:rPr>
          <w:rFonts w:ascii="Palatino Linotype" w:hAnsi="Palatino Linotype" w:cs="Times New Roman"/>
          <w:sz w:val="22"/>
          <w:szCs w:val="22"/>
        </w:rPr>
        <w:t xml:space="preserve"> </w:t>
      </w:r>
    </w:p>
    <w:p w14:paraId="7DF85EF7" w14:textId="5F1F791F" w:rsidR="007E25FD" w:rsidRPr="00B11AA6" w:rsidRDefault="00533C88" w:rsidP="002B6467">
      <w:pPr>
        <w:jc w:val="both"/>
        <w:rPr>
          <w:rFonts w:ascii="Palatino Linotype" w:hAnsi="Palatino Linotype"/>
          <w:noProof/>
          <w:sz w:val="22"/>
          <w:szCs w:val="22"/>
        </w:rPr>
      </w:pPr>
      <w:r w:rsidRPr="00B11AA6">
        <w:rPr>
          <w:rFonts w:ascii="Palatino Linotype" w:hAnsi="Palatino Linotype" w:cs="Times New Roman"/>
          <w:sz w:val="22"/>
          <w:szCs w:val="22"/>
        </w:rPr>
        <w:t xml:space="preserve">Finally,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fig7 \h </w:instrText>
      </w:r>
      <w:r w:rsidR="002B6467" w:rsidRPr="00B11AA6">
        <w:rPr>
          <w:rFonts w:ascii="Palatino Linotype" w:hAnsi="Palatino Linotype" w:cs="Times New Roman"/>
          <w:sz w:val="22"/>
          <w:szCs w:val="22"/>
        </w:rPr>
        <w:instrText xml:space="preserve"> \* MERGEFORMAT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9</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shows the complementary face-centered currents: the solid-phase current </w:t>
      </w:r>
      <w:r w:rsidR="00C9220C">
        <w:rPr>
          <w:rFonts w:ascii="Palatino Linotype" w:hAnsi="Palatino Linotype" w:cs="Times New Roman"/>
          <w:sz w:val="22"/>
          <w:szCs w:val="22"/>
        </w:rPr>
        <w:t>-</w:t>
      </w:r>
      <w:r w:rsidRPr="00B11AA6">
        <w:rPr>
          <w:rFonts w:ascii="Palatino Linotype" w:hAnsi="Palatino Linotype" w:cs="Times New Roman"/>
          <w:sz w:val="22"/>
          <w:szCs w:val="22"/>
        </w:rPr>
        <w:t>i</w:t>
      </w:r>
      <w:r w:rsidR="002B6467" w:rsidRPr="00B11AA6">
        <w:rPr>
          <w:rFonts w:ascii="Palatino Linotype" w:hAnsi="Palatino Linotype" w:cs="Times New Roman"/>
          <w:sz w:val="22"/>
          <w:szCs w:val="22"/>
          <w:vertAlign w:val="subscript"/>
        </w:rPr>
        <w:t>s</w:t>
      </w:r>
      <w:r w:rsidRPr="00B11AA6">
        <w:rPr>
          <w:rFonts w:ascii="Palatino Linotype" w:hAnsi="Palatino Linotype" w:cs="Times New Roman"/>
          <w:sz w:val="22"/>
          <w:szCs w:val="22"/>
        </w:rPr>
        <w:t xml:space="preserve"> falls and the ionic-phase current </w:t>
      </w:r>
      <w:r w:rsidR="00434FF6">
        <w:rPr>
          <w:rFonts w:ascii="Palatino Linotype" w:hAnsi="Palatino Linotype" w:cs="Times New Roman"/>
          <w:sz w:val="22"/>
          <w:szCs w:val="22"/>
        </w:rPr>
        <w:t>-</w:t>
      </w:r>
      <w:r w:rsidRPr="00B11AA6">
        <w:rPr>
          <w:rFonts w:ascii="Palatino Linotype" w:hAnsi="Palatino Linotype" w:cs="Times New Roman"/>
          <w:sz w:val="22"/>
          <w:szCs w:val="22"/>
        </w:rPr>
        <w:t>i</w:t>
      </w:r>
      <w:r w:rsidR="002B6467" w:rsidRPr="00B11AA6">
        <w:rPr>
          <w:rFonts w:ascii="Palatino Linotype" w:hAnsi="Palatino Linotype" w:cs="Times New Roman"/>
          <w:sz w:val="22"/>
          <w:szCs w:val="22"/>
          <w:vertAlign w:val="subscript"/>
        </w:rPr>
        <w:t>L</w:t>
      </w:r>
      <w:r w:rsidRPr="00B11AA6">
        <w:rPr>
          <w:rFonts w:ascii="Palatino Linotype" w:hAnsi="Palatino Linotype" w:cs="Times New Roman"/>
          <w:sz w:val="22"/>
          <w:szCs w:val="22"/>
        </w:rPr>
        <w:t xml:space="preserve"> rises across the CL</w:t>
      </w:r>
      <w:r w:rsidR="00D02188" w:rsidRPr="00B11AA6">
        <w:rPr>
          <w:rFonts w:ascii="Palatino Linotype" w:hAnsi="Palatino Linotype" w:cs="Times New Roman"/>
          <w:sz w:val="22"/>
          <w:szCs w:val="22"/>
        </w:rPr>
        <w:t xml:space="preserve">. </w:t>
      </w:r>
    </w:p>
    <w:p w14:paraId="291D2502" w14:textId="340240B3" w:rsidR="00533C88" w:rsidRPr="00B11AA6" w:rsidRDefault="00533C88" w:rsidP="007E25FD">
      <w:pPr>
        <w:jc w:val="center"/>
        <w:rPr>
          <w:rFonts w:ascii="Palatino Linotype" w:hAnsi="Palatino Linotype"/>
          <w:sz w:val="22"/>
          <w:szCs w:val="22"/>
        </w:rPr>
      </w:pPr>
      <w:r w:rsidRPr="00B11AA6">
        <w:rPr>
          <w:rFonts w:ascii="Palatino Linotype" w:hAnsi="Palatino Linotype"/>
          <w:noProof/>
          <w:sz w:val="22"/>
          <w:szCs w:val="22"/>
        </w:rPr>
        <w:lastRenderedPageBreak/>
        <w:drawing>
          <wp:inline distT="0" distB="0" distL="0" distR="0" wp14:anchorId="45485AD2" wp14:editId="208837DE">
            <wp:extent cx="6473587" cy="3884762"/>
            <wp:effectExtent l="0" t="0" r="3810" b="1905"/>
            <wp:docPr id="575521658" name="Picture 57552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21658" name="Picture 575521658"/>
                    <pic:cNvPicPr/>
                  </pic:nvPicPr>
                  <pic:blipFill>
                    <a:blip r:embed="rId20"/>
                    <a:stretch>
                      <a:fillRect/>
                    </a:stretch>
                  </pic:blipFill>
                  <pic:spPr>
                    <a:xfrm>
                      <a:off x="0" y="0"/>
                      <a:ext cx="6473587" cy="3884762"/>
                    </a:xfrm>
                    <a:prstGeom prst="rect">
                      <a:avLst/>
                    </a:prstGeom>
                  </pic:spPr>
                </pic:pic>
              </a:graphicData>
            </a:graphic>
          </wp:inline>
        </w:drawing>
      </w:r>
    </w:p>
    <w:p w14:paraId="76D12A88" w14:textId="074F8C03" w:rsidR="007E25FD" w:rsidRPr="00B11AA6" w:rsidRDefault="00533C88" w:rsidP="002B6467">
      <w:pPr>
        <w:jc w:val="both"/>
        <w:rPr>
          <w:rFonts w:ascii="Lato" w:hAnsi="Lato" w:cs="Times New Roman"/>
          <w:b/>
          <w:szCs w:val="22"/>
        </w:rPr>
      </w:pPr>
      <w:bookmarkStart w:id="41" w:name="fig7"/>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9</w:t>
      </w:r>
      <w:r w:rsidRPr="00B11AA6">
        <w:rPr>
          <w:rFonts w:ascii="Palatino Linotype" w:hAnsi="Palatino Linotype" w:cs="Times New Roman"/>
          <w:b/>
          <w:sz w:val="22"/>
          <w:szCs w:val="22"/>
        </w:rPr>
        <w:fldChar w:fldCharType="end"/>
      </w:r>
      <w:bookmarkEnd w:id="41"/>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Face-centered flux profiles at sampled voltages. Left: </w:t>
      </w:r>
      <w:r w:rsidR="00565123" w:rsidRPr="00B11AA6">
        <w:rPr>
          <w:rFonts w:ascii="Palatino Linotype" w:hAnsi="Palatino Linotype" w:cs="Times New Roman"/>
          <w:sz w:val="22"/>
          <w:szCs w:val="22"/>
        </w:rPr>
        <w:t xml:space="preserve">O₂ </w:t>
      </w:r>
      <w:r w:rsidRPr="00B11AA6">
        <w:rPr>
          <w:rFonts w:ascii="Palatino Linotype" w:hAnsi="Palatino Linotype" w:cs="Times New Roman"/>
          <w:sz w:val="22"/>
          <w:szCs w:val="22"/>
        </w:rPr>
        <w:t xml:space="preserve">diffusion flux J_O2(x) entering at the GDL face (x = 0) and falling to zero at the no-flux membrane face (x = L_CL). Right: solid-phase </w:t>
      </w:r>
      <w:r w:rsidR="00A540FB">
        <w:rPr>
          <w:rFonts w:ascii="Palatino Linotype" w:hAnsi="Palatino Linotype" w:cs="Times New Roman"/>
          <w:sz w:val="22"/>
          <w:szCs w:val="22"/>
        </w:rPr>
        <w:t>-</w:t>
      </w:r>
      <w:r w:rsidRPr="00B11AA6">
        <w:rPr>
          <w:rFonts w:ascii="Palatino Linotype" w:hAnsi="Palatino Linotype" w:cs="Times New Roman"/>
          <w:sz w:val="22"/>
          <w:szCs w:val="22"/>
        </w:rPr>
        <w:t>i</w:t>
      </w:r>
      <w:r w:rsidR="002B6467" w:rsidRPr="00B11AA6">
        <w:rPr>
          <w:rFonts w:ascii="Palatino Linotype" w:hAnsi="Palatino Linotype" w:cs="Times New Roman"/>
          <w:sz w:val="22"/>
          <w:szCs w:val="22"/>
          <w:vertAlign w:val="subscript"/>
        </w:rPr>
        <w:t xml:space="preserve">s </w:t>
      </w:r>
      <w:r w:rsidRPr="00B11AA6">
        <w:rPr>
          <w:rFonts w:ascii="Palatino Linotype" w:hAnsi="Palatino Linotype" w:cs="Times New Roman"/>
          <w:sz w:val="22"/>
          <w:szCs w:val="22"/>
        </w:rPr>
        <w:t xml:space="preserve">(solid lines) and ionic-phase </w:t>
      </w:r>
      <w:r w:rsidR="00A540FB">
        <w:rPr>
          <w:rFonts w:ascii="Palatino Linotype" w:hAnsi="Palatino Linotype" w:cs="Times New Roman"/>
          <w:sz w:val="22"/>
          <w:szCs w:val="22"/>
        </w:rPr>
        <w:t>-</w:t>
      </w:r>
      <w:r w:rsidRPr="00B11AA6">
        <w:rPr>
          <w:rFonts w:ascii="Palatino Linotype" w:hAnsi="Palatino Linotype" w:cs="Times New Roman"/>
          <w:sz w:val="22"/>
          <w:szCs w:val="22"/>
        </w:rPr>
        <w:t>i</w:t>
      </w:r>
      <w:r w:rsidR="002B6467" w:rsidRPr="00B11AA6">
        <w:rPr>
          <w:rFonts w:ascii="Palatino Linotype" w:hAnsi="Palatino Linotype" w:cs="Times New Roman"/>
          <w:sz w:val="22"/>
          <w:szCs w:val="22"/>
          <w:vertAlign w:val="subscript"/>
        </w:rPr>
        <w:t>L</w:t>
      </w:r>
      <w:r w:rsidRPr="00B11AA6">
        <w:rPr>
          <w:rFonts w:ascii="Palatino Linotype" w:hAnsi="Palatino Linotype" w:cs="Times New Roman"/>
          <w:sz w:val="22"/>
          <w:szCs w:val="22"/>
        </w:rPr>
        <w:t xml:space="preserve"> (dashed lines) current densities</w:t>
      </w:r>
      <w:r w:rsidR="005B7FA3">
        <w:rPr>
          <w:rFonts w:ascii="Palatino Linotype" w:hAnsi="Palatino Linotype" w:cs="Times New Roman"/>
          <w:sz w:val="22"/>
          <w:szCs w:val="22"/>
        </w:rPr>
        <w:t>, plotted cathodic-positive.</w:t>
      </w:r>
    </w:p>
    <w:p w14:paraId="756F15F5" w14:textId="7AD1706B" w:rsidR="00000C2B" w:rsidRPr="00B11AA6" w:rsidRDefault="00000C2B" w:rsidP="007E25FD">
      <w:pPr>
        <w:rPr>
          <w:rFonts w:ascii="Lato" w:hAnsi="Lato" w:cs="Times New Roman"/>
          <w:b/>
          <w:szCs w:val="22"/>
        </w:rPr>
      </w:pPr>
      <w:r w:rsidRPr="00B11AA6">
        <w:rPr>
          <w:rFonts w:ascii="Lato" w:hAnsi="Lato" w:cs="Times New Roman"/>
          <w:b/>
          <w:szCs w:val="22"/>
        </w:rPr>
        <w:t>Stage 2</w:t>
      </w:r>
      <w:r w:rsidR="00225814" w:rsidRPr="00B11AA6">
        <w:rPr>
          <w:rFonts w:ascii="Lato" w:hAnsi="Lato" w:cs="Times New Roman"/>
          <w:b/>
          <w:szCs w:val="22"/>
        </w:rPr>
        <w:t>:</w:t>
      </w:r>
      <w:r w:rsidRPr="00B11AA6">
        <w:rPr>
          <w:rFonts w:ascii="Lato" w:hAnsi="Lato" w:cs="Times New Roman"/>
          <w:b/>
          <w:szCs w:val="22"/>
        </w:rPr>
        <w:t xml:space="preserve"> Membrane O₂ boundary </w:t>
      </w:r>
    </w:p>
    <w:p w14:paraId="7DF0CB5D" w14:textId="4D1292E1" w:rsidR="009D179F" w:rsidRPr="00B11AA6" w:rsidRDefault="009D179F">
      <w:pPr>
        <w:jc w:val="both"/>
        <w:rPr>
          <w:rFonts w:ascii="Palatino Linotype" w:hAnsi="Palatino Linotype" w:cs="Times New Roman"/>
          <w:sz w:val="22"/>
          <w:szCs w:val="22"/>
        </w:rPr>
      </w:pPr>
      <w:r w:rsidRPr="00B11AA6">
        <w:rPr>
          <w:rFonts w:ascii="Palatino Linotype" w:hAnsi="Palatino Linotype" w:cs="Times New Roman"/>
          <w:b/>
          <w:sz w:val="22"/>
          <w:szCs w:val="22"/>
        </w:rPr>
        <w:t>Mechanism</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Finite O₂ permeability of the membrane, introduced as a </w:t>
      </w:r>
      <w:r w:rsidR="007642C0">
        <w:rPr>
          <w:rFonts w:ascii="Palatino Linotype" w:hAnsi="Palatino Linotype" w:cs="Times New Roman"/>
          <w:sz w:val="22"/>
          <w:szCs w:val="22"/>
        </w:rPr>
        <w:t>Robin</w:t>
      </w:r>
      <w:commentRangeStart w:id="42"/>
      <w:r w:rsidRPr="00B11AA6">
        <w:rPr>
          <w:rFonts w:ascii="Palatino Linotype" w:hAnsi="Palatino Linotype" w:cs="Times New Roman"/>
          <w:sz w:val="22"/>
          <w:szCs w:val="22"/>
        </w:rPr>
        <w:t xml:space="preserve"> </w:t>
      </w:r>
      <w:commentRangeEnd w:id="42"/>
      <w:r w:rsidR="00CE6FAB" w:rsidRPr="00B11AA6">
        <w:rPr>
          <w:rStyle w:val="CommentReference"/>
          <w:rFonts w:ascii="Palatino Linotype" w:hAnsi="Palatino Linotype" w:cs="Times New Roman"/>
          <w:sz w:val="22"/>
          <w:szCs w:val="22"/>
        </w:rPr>
        <w:commentReference w:id="42"/>
      </w:r>
      <w:r w:rsidRPr="00B11AA6">
        <w:rPr>
          <w:rFonts w:ascii="Palatino Linotype" w:hAnsi="Palatino Linotype" w:cs="Times New Roman"/>
          <w:sz w:val="22"/>
          <w:szCs w:val="22"/>
        </w:rPr>
        <w:t xml:space="preserve">boundary condition </w:t>
      </w:r>
      <m:oMath>
        <m:sSub>
          <m:sSubPr>
            <m:ctrlPr>
              <w:rPr>
                <w:rFonts w:ascii="Cambria Math" w:hAnsi="Cambria Math" w:cs="Times New Roman"/>
                <w:sz w:val="22"/>
                <w:szCs w:val="22"/>
              </w:rPr>
            </m:ctrlPr>
          </m:sSubPr>
          <m:e>
            <m:r>
              <w:rPr>
                <w:rFonts w:ascii="Cambria Math" w:hAnsi="Cambria Math" w:cs="Times New Roman"/>
                <w:sz w:val="22"/>
                <w:szCs w:val="22"/>
              </w:rPr>
              <m:t>J</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MT</m:t>
            </m:r>
          </m:sub>
        </m:sSub>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oMath>
      <w:r w:rsidRPr="00B11AA6">
        <w:rPr>
          <w:rFonts w:ascii="Palatino Linotype" w:hAnsi="Palatino Linotype" w:cs="Times New Roman"/>
          <w:sz w:val="22"/>
          <w:szCs w:val="22"/>
        </w:rPr>
        <w:t xml:space="preserve"> at the membrane face, replacing the Stage 1 zero-flux condition.</w:t>
      </w:r>
    </w:p>
    <w:tbl>
      <w:tblPr>
        <w:tblW w:w="9360" w:type="dxa"/>
        <w:tblInd w:w="-5" w:type="dxa"/>
        <w:tblBorders>
          <w:top w:val="single" w:sz="4" w:space="0" w:color="D0D7DE"/>
          <w:left w:val="single" w:sz="4" w:space="0" w:color="D0D7DE"/>
          <w:bottom w:val="single" w:sz="4" w:space="0" w:color="D0D7DE"/>
          <w:right w:val="single" w:sz="4" w:space="0" w:color="D0D7DE"/>
        </w:tblBorders>
        <w:tblLayout w:type="fixed"/>
        <w:tblCellMar>
          <w:left w:w="10" w:type="dxa"/>
          <w:right w:w="10" w:type="dxa"/>
        </w:tblCellMar>
        <w:tblLook w:val="0000" w:firstRow="0" w:lastRow="0" w:firstColumn="0" w:lastColumn="0" w:noHBand="0" w:noVBand="0"/>
      </w:tblPr>
      <w:tblGrid>
        <w:gridCol w:w="9360"/>
      </w:tblGrid>
      <w:tr w:rsidR="006C6CA3" w:rsidRPr="00B11AA6" w14:paraId="3A49C91F" w14:textId="77777777" w:rsidTr="00B44F9B">
        <w:tc>
          <w:tcPr>
            <w:tcW w:w="9360" w:type="dxa"/>
            <w:shd w:val="clear" w:color="F8F8F8" w:fill="F8F8F8"/>
            <w:tcMar>
              <w:top w:w="60" w:type="dxa"/>
              <w:left w:w="120" w:type="dxa"/>
              <w:bottom w:w="60" w:type="dxa"/>
              <w:right w:w="120" w:type="dxa"/>
            </w:tcMar>
          </w:tcPr>
          <w:p w14:paraId="134F9489" w14:textId="77777777" w:rsidR="00D02188" w:rsidRPr="00B44F9B" w:rsidRDefault="009D179F">
            <w:pPr>
              <w:spacing w:after="0" w:line="240" w:lineRule="auto"/>
              <w:rPr>
                <w:rFonts w:ascii="Consolas" w:hAnsi="Consolas"/>
                <w:color w:val="111111"/>
                <w:sz w:val="19"/>
              </w:rPr>
            </w:pPr>
            <w:r w:rsidRPr="00B44F9B">
              <w:rPr>
                <w:rFonts w:ascii="Consolas" w:hAnsi="Consolas"/>
                <w:color w:val="111111"/>
                <w:sz w:val="19"/>
              </w:rPr>
              <w:t>Method. A single-line boundary-condition change</w:t>
            </w:r>
            <w:r w:rsidR="00035C40" w:rsidRPr="00B44F9B">
              <w:rPr>
                <w:rFonts w:ascii="Consolas" w:hAnsi="Consolas"/>
                <w:color w:val="111111"/>
                <w:sz w:val="19"/>
              </w:rPr>
              <w:t>,</w:t>
            </w:r>
            <w:r w:rsidRPr="00B44F9B">
              <w:rPr>
                <w:rFonts w:ascii="Consolas" w:hAnsi="Consolas"/>
                <w:color w:val="111111"/>
                <w:sz w:val="19"/>
              </w:rPr>
              <w:t xml:space="preserve"> swapping a no-flux condition </w:t>
            </w:r>
            <w:r w:rsidRPr="00B44F9B">
              <w:rPr>
                <w:rFonts w:ascii="Consolas" w:hAnsi="Consolas"/>
                <w:b/>
                <w:color w:val="000000"/>
                <w:sz w:val="19"/>
              </w:rPr>
              <w:t>for</w:t>
            </w:r>
            <w:r w:rsidRPr="00B44F9B">
              <w:rPr>
                <w:rFonts w:ascii="Consolas" w:hAnsi="Consolas"/>
                <w:color w:val="111111"/>
                <w:sz w:val="19"/>
              </w:rPr>
              <w:t xml:space="preserve"> a flux-proportional one. No new field or solver machinery </w:t>
            </w:r>
            <w:r w:rsidRPr="00B44F9B">
              <w:rPr>
                <w:rFonts w:ascii="Consolas" w:hAnsi="Consolas"/>
                <w:b/>
                <w:color w:val="000000"/>
                <w:sz w:val="19"/>
              </w:rPr>
              <w:t>is</w:t>
            </w:r>
            <w:r w:rsidRPr="00B44F9B">
              <w:rPr>
                <w:rFonts w:ascii="Consolas" w:hAnsi="Consolas"/>
                <w:color w:val="111111"/>
                <w:sz w:val="19"/>
              </w:rPr>
              <w:t xml:space="preserve"> introduced.</w:t>
            </w:r>
          </w:p>
          <w:p w14:paraId="1B674F4B" w14:textId="07B4CC89" w:rsidR="006C6CA3" w:rsidRPr="00B44F9B" w:rsidRDefault="006C6CA3">
            <w:pPr>
              <w:spacing w:after="0" w:line="240" w:lineRule="auto"/>
              <w:rPr>
                <w:rFonts w:ascii="Consolas" w:hAnsi="Consolas"/>
                <w:color w:val="111111"/>
                <w:sz w:val="19"/>
              </w:rPr>
            </w:pPr>
            <w:r w:rsidRPr="00B44F9B">
              <w:rPr>
                <w:rFonts w:ascii="Consolas" w:hAnsi="Consolas"/>
                <w:i/>
                <w:color w:val="445588"/>
                <w:sz w:val="19"/>
              </w:rPr>
              <w:t xml:space="preserve"># assembly_stage2.py — </w:t>
            </w:r>
            <w:r w:rsidR="00B44F9B">
              <w:rPr>
                <w:rFonts w:ascii="Consolas" w:hAnsi="Consolas"/>
                <w:i/>
                <w:color w:val="445588"/>
                <w:sz w:val="19"/>
              </w:rPr>
              <w:t>Robin</w:t>
            </w:r>
            <w:r w:rsidRPr="00B44F9B">
              <w:rPr>
                <w:rFonts w:ascii="Consolas" w:hAnsi="Consolas"/>
                <w:i/>
                <w:color w:val="445588"/>
                <w:sz w:val="19"/>
              </w:rPr>
              <w:t xml:space="preserve"> membrane BC (replaces J[N]=0)</w:t>
            </w:r>
          </w:p>
          <w:p w14:paraId="65599F86" w14:textId="380C5B2D" w:rsidR="006C6CA3" w:rsidRPr="00B44F9B" w:rsidRDefault="006C6CA3">
            <w:pPr>
              <w:spacing w:after="0" w:line="240" w:lineRule="auto"/>
              <w:rPr>
                <w:rFonts w:ascii="Consolas" w:hAnsi="Consolas"/>
                <w:color w:val="111111"/>
                <w:sz w:val="19"/>
              </w:rPr>
            </w:pPr>
            <w:r w:rsidRPr="00B44F9B">
              <w:rPr>
                <w:rFonts w:ascii="Consolas" w:hAnsi="Consolas"/>
                <w:color w:val="111111"/>
                <w:sz w:val="19"/>
              </w:rPr>
              <w:t>J[N] = k_MT * c[N-1]</w:t>
            </w:r>
          </w:p>
        </w:tc>
      </w:tr>
    </w:tbl>
    <w:p w14:paraId="27EA710C" w14:textId="1910CD6C" w:rsidR="00910DB9" w:rsidRDefault="00000C2B" w:rsidP="00910DB9">
      <w:pPr>
        <w:jc w:val="both"/>
        <w:rPr>
          <w:rFonts w:ascii="Palatino Linotype" w:hAnsi="Palatino Linotype" w:cs="Times New Roman"/>
          <w:sz w:val="22"/>
          <w:szCs w:val="22"/>
        </w:rPr>
      </w:pPr>
      <w:r w:rsidRPr="00B11AA6">
        <w:rPr>
          <w:rFonts w:ascii="Palatino Linotype" w:hAnsi="Palatino Linotype" w:cs="Times New Roman"/>
          <w:b/>
          <w:sz w:val="22"/>
          <w:szCs w:val="22"/>
        </w:rPr>
        <w:t>Limit-check</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With the default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MT</m:t>
            </m:r>
          </m:sub>
        </m:sSub>
      </m:oMath>
      <w:r w:rsidRPr="00B11AA6">
        <w:rPr>
          <w:rFonts w:ascii="Palatino Linotype" w:hAnsi="Palatino Linotype" w:cs="Times New Roman"/>
          <w:sz w:val="22"/>
          <w:szCs w:val="22"/>
        </w:rPr>
        <w:t xml:space="preserve"> = 10⁻¹⁰ </w:t>
      </w:r>
      <w:r w:rsidR="00225814" w:rsidRPr="00B11AA6">
        <w:rPr>
          <w:rFonts w:ascii="Palatino Linotype" w:hAnsi="Palatino Linotype" w:cs="Times New Roman"/>
          <w:sz w:val="22"/>
          <w:szCs w:val="22"/>
        </w:rPr>
        <w:t>m/s, the results are numerically identical</w:t>
      </w:r>
      <w:r w:rsidRPr="00B11AA6">
        <w:rPr>
          <w:rFonts w:ascii="Palatino Linotype" w:hAnsi="Palatino Linotype" w:cs="Times New Roman"/>
          <w:sz w:val="22"/>
          <w:szCs w:val="22"/>
        </w:rPr>
        <w:t xml:space="preserve"> to Stage 1. </w:t>
      </w:r>
      <w:r w:rsidR="00D02188" w:rsidRPr="00B11AA6">
        <w:rPr>
          <w:rFonts w:ascii="Palatino Linotype" w:hAnsi="Palatino Linotype" w:cs="Times New Roman"/>
          <w:sz w:val="22"/>
          <w:szCs w:val="22"/>
        </w:rPr>
        <w:t>This further emphasizes the importance of additive building in Multiphysics models. A</w:t>
      </w:r>
      <w:r w:rsidRPr="00B11AA6">
        <w:rPr>
          <w:rFonts w:ascii="Palatino Linotype" w:hAnsi="Palatino Linotype" w:cs="Times New Roman"/>
          <w:sz w:val="22"/>
          <w:szCs w:val="22"/>
        </w:rPr>
        <w:t xml:space="preserve"> new term is validated against the limit in which it vanishes</w:t>
      </w:r>
      <w:r w:rsidR="00225814"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confirming that membrane O₂ permeability is non-limiting under these </w:t>
      </w:r>
      <w:commentRangeStart w:id="43"/>
      <w:commentRangeStart w:id="44"/>
      <w:r w:rsidRPr="00B11AA6">
        <w:rPr>
          <w:rFonts w:ascii="Palatino Linotype" w:hAnsi="Palatino Linotype" w:cs="Times New Roman"/>
          <w:sz w:val="22"/>
          <w:szCs w:val="22"/>
        </w:rPr>
        <w:t>conditions</w:t>
      </w:r>
      <w:commentRangeEnd w:id="43"/>
      <w:r w:rsidR="006015E9" w:rsidRPr="00B11AA6">
        <w:rPr>
          <w:rStyle w:val="CommentReference"/>
          <w:rFonts w:ascii="Palatino Linotype" w:hAnsi="Palatino Linotype" w:cs="Times New Roman"/>
          <w:sz w:val="22"/>
          <w:szCs w:val="22"/>
        </w:rPr>
        <w:commentReference w:id="43"/>
      </w:r>
      <w:commentRangeEnd w:id="44"/>
      <w:r w:rsidR="00EC47AE" w:rsidRPr="00B11AA6">
        <w:rPr>
          <w:rStyle w:val="CommentReference"/>
          <w:rFonts w:ascii="Palatino Linotype" w:hAnsi="Palatino Linotype" w:cs="Times New Roman"/>
          <w:sz w:val="22"/>
          <w:szCs w:val="22"/>
        </w:rPr>
        <w:commentReference w:id="44"/>
      </w:r>
      <w:r w:rsidRPr="00B11AA6">
        <w:rPr>
          <w:rFonts w:ascii="Palatino Linotype" w:hAnsi="Palatino Linotype" w:cs="Times New Roman"/>
          <w:sz w:val="22"/>
          <w:szCs w:val="22"/>
        </w:rPr>
        <w:t>.</w:t>
      </w:r>
    </w:p>
    <w:p w14:paraId="0695A6FE" w14:textId="0692E751" w:rsidR="00EC47AE" w:rsidRPr="00EC47AE" w:rsidRDefault="00EC47AE" w:rsidP="00910DB9">
      <w:pPr>
        <w:jc w:val="both"/>
        <w:rPr>
          <w:rFonts w:ascii="Palatino Linotype" w:hAnsi="Palatino Linotype" w:cs="Times New Roman"/>
          <w:sz w:val="22"/>
          <w:szCs w:val="22"/>
        </w:rPr>
      </w:pPr>
      <w:r w:rsidRPr="00EC47AE">
        <w:rPr>
          <w:rFonts w:ascii="Palatino Linotype" w:hAnsi="Palatino Linotype" w:cs="Times New Roman"/>
          <w:b/>
          <w:bCs/>
          <w:sz w:val="22"/>
          <w:szCs w:val="22"/>
        </w:rPr>
        <w:t>Result:</w:t>
      </w:r>
      <w:r>
        <w:rPr>
          <w:rFonts w:ascii="Palatino Linotype" w:hAnsi="Palatino Linotype" w:cs="Times New Roman"/>
          <w:b/>
          <w:bCs/>
          <w:sz w:val="22"/>
          <w:szCs w:val="22"/>
        </w:rPr>
        <w:t xml:space="preserve"> </w:t>
      </w:r>
      <w:r>
        <w:rPr>
          <w:rFonts w:ascii="Palatino Linotype" w:hAnsi="Palatino Linotype" w:cs="Times New Roman"/>
          <w:sz w:val="22"/>
          <w:szCs w:val="22"/>
        </w:rPr>
        <w:t xml:space="preserve">Because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MT</m:t>
            </m:r>
          </m:sub>
        </m:sSub>
      </m:oMath>
      <w:r w:rsidRPr="00B11AA6">
        <w:rPr>
          <w:rFonts w:ascii="Palatino Linotype" w:hAnsi="Palatino Linotype" w:cs="Times New Roman"/>
          <w:sz w:val="22"/>
          <w:szCs w:val="22"/>
        </w:rPr>
        <w:t xml:space="preserve"> = 10⁻¹⁰ m/s</w:t>
      </w:r>
      <w:r>
        <w:rPr>
          <w:rFonts w:ascii="Palatino Linotype" w:hAnsi="Palatino Linotype" w:cs="Times New Roman"/>
          <w:sz w:val="22"/>
          <w:szCs w:val="22"/>
        </w:rPr>
        <w:t xml:space="preserve"> renders the membrane effectively impermeable under these conditions, Stage 2 produces a polarization curve numerically indistinguishable from Stage 1 (</w:t>
      </w:r>
      <w:r w:rsidRPr="00EC47AE">
        <w:rPr>
          <w:rFonts w:ascii="Palatino Linotype" w:hAnsi="Palatino Linotype" w:cs="Times New Roman"/>
          <w:b/>
          <w:bCs/>
          <w:sz w:val="22"/>
          <w:szCs w:val="22"/>
        </w:rPr>
        <w:t>Figure 6</w:t>
      </w:r>
      <w:r>
        <w:rPr>
          <w:rFonts w:ascii="Palatino Linotype" w:hAnsi="Palatino Linotype" w:cs="Times New Roman"/>
          <w:sz w:val="22"/>
          <w:szCs w:val="22"/>
        </w:rPr>
        <w:t xml:space="preserve">) and is not shown separately in the comparison plots. The primary purpose of this stage is validation and confirming </w:t>
      </w:r>
      <w:r>
        <w:rPr>
          <w:rFonts w:ascii="Palatino Linotype" w:hAnsi="Palatino Linotype" w:cs="Times New Roman"/>
          <w:sz w:val="22"/>
          <w:szCs w:val="22"/>
        </w:rPr>
        <w:lastRenderedPageBreak/>
        <w:t>that the Robin membrane BC implementation is correct before introducing a physically meaningful permeability.</w:t>
      </w:r>
    </w:p>
    <w:p w14:paraId="3B0BA94D" w14:textId="6445AB9E" w:rsidR="006015E9" w:rsidRPr="00B11AA6" w:rsidRDefault="006015E9" w:rsidP="00910DB9">
      <w:pPr>
        <w:jc w:val="both"/>
        <w:rPr>
          <w:rFonts w:ascii="Palatino Linotype" w:hAnsi="Palatino Linotype" w:cs="Times New Roman"/>
          <w:sz w:val="22"/>
          <w:szCs w:val="22"/>
        </w:rPr>
      </w:pPr>
    </w:p>
    <w:p w14:paraId="55D1F919" w14:textId="0418BBFD" w:rsidR="00000C2B" w:rsidRPr="00B11AA6" w:rsidRDefault="00000C2B">
      <w:pPr>
        <w:rPr>
          <w:rFonts w:ascii="Lato" w:hAnsi="Lato" w:cs="Times New Roman"/>
          <w:b/>
          <w:szCs w:val="22"/>
        </w:rPr>
      </w:pPr>
      <w:r w:rsidRPr="00B11AA6">
        <w:rPr>
          <w:rFonts w:ascii="Lato" w:hAnsi="Lato" w:cs="Times New Roman"/>
          <w:b/>
          <w:szCs w:val="22"/>
        </w:rPr>
        <w:t>Stage 3</w:t>
      </w:r>
      <w:r w:rsidR="00225814" w:rsidRPr="00B11AA6">
        <w:rPr>
          <w:rFonts w:ascii="Lato" w:hAnsi="Lato" w:cs="Times New Roman"/>
          <w:b/>
          <w:szCs w:val="22"/>
        </w:rPr>
        <w:t>:</w:t>
      </w:r>
      <w:r w:rsidRPr="00B11AA6">
        <w:rPr>
          <w:rFonts w:ascii="Lato" w:hAnsi="Lato" w:cs="Times New Roman"/>
          <w:b/>
          <w:szCs w:val="22"/>
        </w:rPr>
        <w:t xml:space="preserve"> Gas-phase transport (two domains)</w:t>
      </w:r>
    </w:p>
    <w:p w14:paraId="734E0BE5" w14:textId="2ABB08EE"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Mechanism</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Gas-phase O₂ transport in both the GDL and the CL pores </w:t>
      </w:r>
      <w:r w:rsidR="00725507" w:rsidRPr="00B11AA6">
        <w:rPr>
          <w:rFonts w:ascii="Palatino Linotype" w:hAnsi="Palatino Linotype" w:cs="Times New Roman"/>
          <w:sz w:val="22"/>
          <w:szCs w:val="22"/>
        </w:rPr>
        <w:t xml:space="preserve">follows </w:t>
      </w:r>
      <w:r w:rsidR="00915FEC">
        <w:rPr>
          <w:rFonts w:ascii="Palatino Linotype" w:hAnsi="Palatino Linotype" w:cs="Times New Roman"/>
          <w:sz w:val="22"/>
          <w:szCs w:val="22"/>
        </w:rPr>
        <w:t>F</w:t>
      </w:r>
      <w:r w:rsidR="00915FEC" w:rsidRPr="00B11AA6">
        <w:rPr>
          <w:rFonts w:ascii="Palatino Linotype" w:hAnsi="Palatino Linotype" w:cs="Times New Roman"/>
          <w:sz w:val="22"/>
          <w:szCs w:val="22"/>
        </w:rPr>
        <w:t xml:space="preserve">ick’s </w:t>
      </w:r>
      <w:r w:rsidR="00725507" w:rsidRPr="00B11AA6">
        <w:rPr>
          <w:rFonts w:ascii="Palatino Linotype" w:hAnsi="Palatino Linotype" w:cs="Times New Roman"/>
          <w:sz w:val="22"/>
          <w:szCs w:val="22"/>
        </w:rPr>
        <w:t xml:space="preserve">law. </w:t>
      </w:r>
      <w:r w:rsidRPr="00B11AA6">
        <w:rPr>
          <w:rFonts w:ascii="Palatino Linotype" w:hAnsi="Palatino Linotype" w:cs="Times New Roman"/>
          <w:sz w:val="22"/>
          <w:szCs w:val="22"/>
        </w:rPr>
        <w:t xml:space="preserve">The dissolved ionomer O₂ </w:t>
      </w:r>
      <w:r w:rsidR="00725507" w:rsidRPr="00B11AA6">
        <w:rPr>
          <w:rFonts w:ascii="Palatino Linotype" w:hAnsi="Palatino Linotype" w:cs="Times New Roman"/>
          <w:sz w:val="22"/>
          <w:szCs w:val="22"/>
        </w:rPr>
        <w:t xml:space="preserve">concentration </w:t>
      </w:r>
      <w:r w:rsidRPr="00B11AA6">
        <w:rPr>
          <w:rFonts w:ascii="Palatino Linotype" w:hAnsi="Palatino Linotype" w:cs="Times New Roman"/>
          <w:sz w:val="22"/>
          <w:szCs w:val="22"/>
        </w:rPr>
        <w:t xml:space="preserve">is set by </w:t>
      </w:r>
      <w:r w:rsidR="007642C0" w:rsidRPr="00B11AA6">
        <w:rPr>
          <w:rFonts w:ascii="Palatino Linotype" w:hAnsi="Palatino Linotype" w:cs="Times New Roman"/>
          <w:sz w:val="22"/>
          <w:szCs w:val="22"/>
        </w:rPr>
        <w:t>Henry’s law</w:t>
      </w:r>
      <w:r w:rsidR="00225814"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a temporary simplifying assumption introduced </w:t>
      </w:r>
      <w:r w:rsidR="00ED4B9E" w:rsidRPr="00B11AA6">
        <w:rPr>
          <w:rFonts w:ascii="Palatino Linotype" w:hAnsi="Palatino Linotype" w:cs="Times New Roman"/>
          <w:sz w:val="22"/>
          <w:szCs w:val="22"/>
        </w:rPr>
        <w:t>here</w:t>
      </w:r>
      <w:r w:rsidR="00ED4B9E">
        <w:rPr>
          <w:rFonts w:ascii="Palatino Linotype" w:hAnsi="Palatino Linotype" w:cs="Times New Roman"/>
          <w:sz w:val="22"/>
          <w:szCs w:val="22"/>
        </w:rPr>
        <w:t xml:space="preserve"> that defers the ionomer-film interphase resistance and is relaxed</w:t>
      </w:r>
      <w:r w:rsidRPr="00B11AA6">
        <w:rPr>
          <w:rFonts w:ascii="Palatino Linotype" w:hAnsi="Palatino Linotype" w:cs="Times New Roman"/>
          <w:sz w:val="22"/>
          <w:szCs w:val="22"/>
        </w:rPr>
        <w:t xml:space="preserve"> in Stage 4.</w:t>
      </w:r>
    </w:p>
    <w:p w14:paraId="67FFB3F2" w14:textId="4597128E" w:rsidR="00910DB9" w:rsidRPr="00B11AA6" w:rsidRDefault="00000C2B" w:rsidP="00910DB9">
      <w:pPr>
        <w:jc w:val="both"/>
        <w:rPr>
          <w:rFonts w:ascii="Palatino Linotype" w:hAnsi="Palatino Linotype" w:cs="Times New Roman"/>
          <w:sz w:val="22"/>
          <w:szCs w:val="22"/>
        </w:rPr>
      </w:pPr>
      <w:r w:rsidRPr="00B11AA6">
        <w:rPr>
          <w:rFonts w:ascii="Palatino Linotype" w:hAnsi="Palatino Linotype" w:cs="Times New Roman"/>
          <w:b/>
          <w:sz w:val="22"/>
          <w:szCs w:val="22"/>
        </w:rPr>
        <w:t>Method</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Two domain meshes are concatenated into a single DOF vector, and a harmonic-mean interface diffusivity bridges the GDL/CL discontinuity. This requires a new DOF block:</w:t>
      </w:r>
    </w:p>
    <w:tbl>
      <w:tblPr>
        <w:tblStyle w:val="TableGrid"/>
        <w:tblW w:w="0" w:type="auto"/>
        <w:jc w:val="center"/>
        <w:tblLook w:val="04A0" w:firstRow="1" w:lastRow="0" w:firstColumn="1" w:lastColumn="0" w:noHBand="0" w:noVBand="1"/>
      </w:tblPr>
      <w:tblGrid>
        <w:gridCol w:w="9360"/>
      </w:tblGrid>
      <w:tr w:rsidR="00221FEB" w:rsidRPr="00185BC5" w14:paraId="0DF910D1" w14:textId="77777777" w:rsidTr="00B44F9B">
        <w:trPr>
          <w:jc w:val="center"/>
        </w:trPr>
        <w:tc>
          <w:tcPr>
            <w:tcW w:w="9360" w:type="dxa"/>
            <w:tcBorders>
              <w:top w:val="nil"/>
              <w:left w:val="nil"/>
              <w:bottom w:val="nil"/>
              <w:right w:val="nil"/>
            </w:tcBorders>
            <w:shd w:val="clear" w:color="F8F8F8" w:fill="F8F8F8"/>
          </w:tcPr>
          <w:p w14:paraId="27F8395C" w14:textId="77777777" w:rsidR="00221FEB" w:rsidRPr="00B44F9B" w:rsidRDefault="00221FEB" w:rsidP="00221FEB">
            <w:pPr>
              <w:jc w:val="both"/>
              <w:rPr>
                <w:rFonts w:ascii="Consolas" w:hAnsi="Consolas"/>
                <w:color w:val="111111"/>
                <w:sz w:val="19"/>
                <w:lang w:val="es-ES"/>
              </w:rPr>
            </w:pPr>
            <w:r w:rsidRPr="00B44F9B">
              <w:rPr>
                <w:rFonts w:ascii="Consolas" w:hAnsi="Consolas"/>
                <w:color w:val="111111"/>
                <w:sz w:val="19"/>
                <w:lang w:val="es-ES"/>
              </w:rPr>
              <w:t xml:space="preserve">u[0     : NG]      = ln_c_O2_gdl   </w:t>
            </w:r>
            <w:r w:rsidRPr="00B44F9B">
              <w:rPr>
                <w:rFonts w:ascii="Consolas" w:hAnsi="Consolas"/>
                <w:i/>
                <w:color w:val="445588"/>
                <w:sz w:val="19"/>
                <w:lang w:val="es-ES"/>
              </w:rPr>
              <w:t># gas O2 in GDL (30 cells)</w:t>
            </w:r>
          </w:p>
          <w:p w14:paraId="78BD49CC" w14:textId="77777777" w:rsidR="00221FEB" w:rsidRPr="00B44F9B" w:rsidRDefault="00221FEB" w:rsidP="00221FEB">
            <w:pPr>
              <w:jc w:val="both"/>
              <w:rPr>
                <w:rFonts w:ascii="Consolas" w:hAnsi="Consolas"/>
                <w:color w:val="111111"/>
                <w:sz w:val="19"/>
                <w:lang w:val="es-ES"/>
              </w:rPr>
            </w:pPr>
            <w:r w:rsidRPr="00B44F9B">
              <w:rPr>
                <w:rFonts w:ascii="Consolas" w:hAnsi="Consolas"/>
                <w:color w:val="111111"/>
                <w:sz w:val="19"/>
                <w:lang w:val="es-ES"/>
              </w:rPr>
              <w:t xml:space="preserve">u[NG    : NG+NC]   = ln_c_O2_cl    </w:t>
            </w:r>
            <w:r w:rsidRPr="00B44F9B">
              <w:rPr>
                <w:rFonts w:ascii="Consolas" w:hAnsi="Consolas"/>
                <w:i/>
                <w:color w:val="445588"/>
                <w:sz w:val="19"/>
                <w:lang w:val="es-ES"/>
              </w:rPr>
              <w:t># gas O2 in CL pores (50 cells)</w:t>
            </w:r>
          </w:p>
          <w:p w14:paraId="10C50CFA" w14:textId="77777777" w:rsidR="00221FEB" w:rsidRPr="00B44F9B" w:rsidRDefault="00221FEB" w:rsidP="00221FEB">
            <w:pPr>
              <w:jc w:val="both"/>
              <w:rPr>
                <w:rFonts w:ascii="Consolas" w:hAnsi="Consolas"/>
                <w:color w:val="111111"/>
                <w:sz w:val="19"/>
                <w:lang w:val="fr-FR"/>
              </w:rPr>
            </w:pPr>
            <w:r w:rsidRPr="00B44F9B">
              <w:rPr>
                <w:rFonts w:ascii="Consolas" w:hAnsi="Consolas"/>
                <w:color w:val="111111"/>
                <w:sz w:val="19"/>
                <w:lang w:val="fr-FR"/>
              </w:rPr>
              <w:t>u[NG+NC : NG+2*NC] = phi_L</w:t>
            </w:r>
          </w:p>
          <w:p w14:paraId="3AF617BA" w14:textId="68A02522" w:rsidR="00221FEB" w:rsidRPr="00B44F9B" w:rsidRDefault="00221FEB" w:rsidP="00910DB9">
            <w:pPr>
              <w:jc w:val="both"/>
              <w:rPr>
                <w:rFonts w:ascii="Consolas" w:hAnsi="Consolas"/>
                <w:sz w:val="19"/>
                <w:lang w:val="pl-PL"/>
              </w:rPr>
            </w:pPr>
            <w:r w:rsidRPr="00B44F9B">
              <w:rPr>
                <w:rFonts w:ascii="Consolas" w:hAnsi="Consolas"/>
                <w:sz w:val="19"/>
                <w:lang w:val="pl-PL"/>
              </w:rPr>
              <w:t>u[NG+2*NC: NG+3*NC]= phi_s</w:t>
            </w:r>
          </w:p>
        </w:tc>
      </w:tr>
    </w:tbl>
    <w:p w14:paraId="671A26D6" w14:textId="77777777" w:rsidR="00DF0B33" w:rsidRDefault="00DF0B33">
      <w:pPr>
        <w:jc w:val="both"/>
        <w:rPr>
          <w:rFonts w:ascii="Palatino Linotype" w:hAnsi="Palatino Linotype" w:cs="Times New Roman"/>
          <w:sz w:val="22"/>
          <w:szCs w:val="22"/>
        </w:rPr>
      </w:pPr>
    </w:p>
    <w:p w14:paraId="68846599" w14:textId="1658DB8D" w:rsidR="00072A57" w:rsidRPr="00B11AA6" w:rsidRDefault="00072A57">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Gas-phase and ionomer O₂ are coupled at every CL cell by Henry’s law: </w:t>
      </w:r>
      <m:oMath>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r>
              <m:rPr>
                <m:nor/>
              </m:rPr>
              <w:rPr>
                <w:rFonts w:ascii="Palatino Linotype" w:hAnsi="Palatino Linotype" w:cs="Times New Roman"/>
                <w:iCs/>
                <w:sz w:val="22"/>
                <w:szCs w:val="22"/>
              </w:rPr>
              <m:t>,i</m:t>
            </m:r>
            <m:r>
              <m:rPr>
                <m:nor/>
              </m:rPr>
              <w:rPr>
                <w:rFonts w:ascii="Palatino Linotype" w:hAnsi="Palatino Linotype" w:cs="Times New Roman"/>
                <w:sz w:val="22"/>
                <w:szCs w:val="22"/>
              </w:rPr>
              <m:t>on</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eq</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r>
              <m:rPr>
                <m:nor/>
              </m:rPr>
              <w:rPr>
                <w:rFonts w:ascii="Palatino Linotype" w:hAnsi="Palatino Linotype" w:cs="Times New Roman"/>
                <w:iCs/>
                <w:sz w:val="22"/>
                <w:szCs w:val="22"/>
              </w:rPr>
              <m:t>,</m:t>
            </m:r>
            <m:r>
              <m:rPr>
                <m:nor/>
              </m:rPr>
              <w:rPr>
                <w:rFonts w:ascii="Palatino Linotype" w:hAnsi="Palatino Linotype" w:cs="Times New Roman"/>
                <w:sz w:val="22"/>
                <w:szCs w:val="22"/>
              </w:rPr>
              <m:t>gas</m:t>
            </m:r>
          </m:sub>
        </m:sSub>
      </m:oMath>
      <w:r w:rsidRPr="00B11AA6">
        <w:rPr>
          <w:rFonts w:ascii="Palatino Linotype" w:hAnsi="Palatino Linotype" w:cs="Times New Roman"/>
          <w:sz w:val="22"/>
          <w:szCs w:val="22"/>
        </w:rPr>
        <w:t>. This algebraic coupling is the instantaneous-equilibrium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v</m:t>
            </m:r>
          </m:sub>
        </m:sSub>
        <m:r>
          <w:rPr>
            <w:rFonts w:ascii="Cambria Math" w:hAnsi="Cambria Math" w:cs="Times New Roman"/>
            <w:sz w:val="22"/>
            <w:szCs w:val="22"/>
          </w:rPr>
          <m:t>→∞</m:t>
        </m:r>
      </m:oMath>
      <w:r w:rsidRPr="00B11AA6">
        <w:rPr>
          <w:rFonts w:ascii="Palatino Linotype" w:hAnsi="Palatino Linotype" w:cs="Times New Roman"/>
          <w:sz w:val="22"/>
          <w:szCs w:val="22"/>
        </w:rPr>
        <w:t xml:space="preserve">) limit of the finite-rate interphase transfer introduced in Stage 4, where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v</m:t>
            </m:r>
          </m:sub>
        </m:sSub>
      </m:oMath>
      <w:r w:rsidRPr="00B11AA6">
        <w:rPr>
          <w:rFonts w:ascii="Palatino Linotype" w:hAnsi="Palatino Linotype" w:cs="Times New Roman"/>
          <w:sz w:val="22"/>
          <w:szCs w:val="22"/>
        </w:rPr>
        <w:t xml:space="preserve"> becomes finite.</w:t>
      </w:r>
    </w:p>
    <w:p w14:paraId="6A1D946D" w14:textId="5E78C29F" w:rsidR="00716A20" w:rsidRPr="00B11AA6" w:rsidRDefault="00072A57" w:rsidP="00910DB9">
      <w:pPr>
        <w:jc w:val="both"/>
        <w:rPr>
          <w:rFonts w:ascii="Palatino Linotype" w:hAnsi="Palatino Linotype" w:cs="Times New Roman"/>
          <w:sz w:val="22"/>
          <w:szCs w:val="22"/>
        </w:rPr>
      </w:pPr>
      <w:r w:rsidRPr="00B11AA6">
        <w:rPr>
          <w:rFonts w:ascii="Palatino Linotype" w:hAnsi="Palatino Linotype" w:cs="Times New Roman"/>
          <w:sz w:val="22"/>
          <w:szCs w:val="22"/>
        </w:rPr>
        <w:t>At the GDL/CL interface, a harmonic-mean diffusivity handles the discontinuity between the two domains:</w:t>
      </w:r>
    </w:p>
    <w:tbl>
      <w:tblPr>
        <w:tblStyle w:val="TableGrid"/>
        <w:tblW w:w="0" w:type="auto"/>
        <w:jc w:val="center"/>
        <w:tblLook w:val="04A0" w:firstRow="1" w:lastRow="0" w:firstColumn="1" w:lastColumn="0" w:noHBand="0" w:noVBand="1"/>
      </w:tblPr>
      <w:tblGrid>
        <w:gridCol w:w="9360"/>
      </w:tblGrid>
      <w:tr w:rsidR="00221FEB" w:rsidRPr="00B11AA6" w14:paraId="5D45F32C" w14:textId="77777777" w:rsidTr="00B44F9B">
        <w:trPr>
          <w:jc w:val="center"/>
        </w:trPr>
        <w:tc>
          <w:tcPr>
            <w:tcW w:w="9360" w:type="dxa"/>
            <w:tcBorders>
              <w:top w:val="nil"/>
              <w:left w:val="nil"/>
              <w:bottom w:val="nil"/>
              <w:right w:val="nil"/>
            </w:tcBorders>
            <w:shd w:val="clear" w:color="F8F8F8" w:fill="F8F8F8"/>
          </w:tcPr>
          <w:p w14:paraId="6C8D7C28" w14:textId="77777777" w:rsidR="00716A20" w:rsidRPr="00B44F9B" w:rsidRDefault="00716A20" w:rsidP="00716A20">
            <w:pPr>
              <w:jc w:val="both"/>
              <w:rPr>
                <w:rFonts w:ascii="Consolas" w:hAnsi="Consolas"/>
                <w:color w:val="111111"/>
                <w:sz w:val="19"/>
              </w:rPr>
            </w:pPr>
            <w:r w:rsidRPr="00B44F9B">
              <w:rPr>
                <w:rFonts w:ascii="Consolas" w:hAnsi="Consolas"/>
                <w:i/>
                <w:color w:val="445588"/>
                <w:sz w:val="19"/>
              </w:rPr>
              <w:t># gas_transport.py — interface flux with harmonic-mean diffusivity</w:t>
            </w:r>
          </w:p>
          <w:p w14:paraId="0AE103B2" w14:textId="77777777" w:rsidR="00716A20" w:rsidRPr="00B44F9B" w:rsidRDefault="00716A20" w:rsidP="00716A20">
            <w:pPr>
              <w:jc w:val="both"/>
              <w:rPr>
                <w:rFonts w:ascii="Consolas" w:hAnsi="Consolas"/>
                <w:color w:val="111111"/>
                <w:sz w:val="19"/>
              </w:rPr>
            </w:pPr>
            <w:r w:rsidRPr="00B44F9B">
              <w:rPr>
                <w:rFonts w:ascii="Consolas" w:hAnsi="Consolas"/>
                <w:color w:val="111111"/>
                <w:sz w:val="19"/>
              </w:rPr>
              <w:t>resistance = 0.5*dx_gdl/D_gdl_eff + 0.5*dx_cl/D_cl_eff</w:t>
            </w:r>
          </w:p>
          <w:p w14:paraId="2C694342" w14:textId="6C6853C8" w:rsidR="00221FEB" w:rsidRPr="00B44F9B" w:rsidRDefault="00716A20" w:rsidP="00910DB9">
            <w:pPr>
              <w:jc w:val="both"/>
              <w:rPr>
                <w:rFonts w:ascii="Consolas" w:hAnsi="Consolas"/>
                <w:color w:val="111111"/>
                <w:sz w:val="19"/>
              </w:rPr>
            </w:pPr>
            <w:r w:rsidRPr="00B44F9B">
              <w:rPr>
                <w:rFonts w:ascii="Consolas" w:hAnsi="Consolas"/>
                <w:color w:val="111111"/>
                <w:sz w:val="19"/>
              </w:rPr>
              <w:t>J_if = -(c_cl_first - c_gdl_last) / resistance</w:t>
            </w:r>
          </w:p>
        </w:tc>
      </w:tr>
    </w:tbl>
    <w:p w14:paraId="2363FFD1" w14:textId="77777777" w:rsidR="00221FEB" w:rsidRPr="00B11AA6" w:rsidRDefault="00221FEB" w:rsidP="00910DB9">
      <w:pPr>
        <w:jc w:val="both"/>
        <w:rPr>
          <w:rFonts w:ascii="Palatino Linotype" w:hAnsi="Palatino Linotype" w:cs="Times New Roman"/>
          <w:sz w:val="22"/>
          <w:szCs w:val="22"/>
        </w:rPr>
      </w:pPr>
    </w:p>
    <w:p w14:paraId="258E0094" w14:textId="353A815F"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harmonic mean naturally emerges from requiring flux continuity across the interface and is the standard FV treatment for </w:t>
      </w:r>
      <w:r w:rsidR="00755DB1" w:rsidRPr="00B11AA6">
        <w:rPr>
          <w:rFonts w:ascii="Palatino Linotype" w:hAnsi="Palatino Linotype" w:cs="Times New Roman"/>
          <w:sz w:val="22"/>
          <w:szCs w:val="22"/>
        </w:rPr>
        <w:t>interfaces</w:t>
      </w:r>
      <w:r w:rsidRPr="00B11AA6">
        <w:rPr>
          <w:rFonts w:ascii="Palatino Linotype" w:hAnsi="Palatino Linotype" w:cs="Times New Roman"/>
          <w:sz w:val="22"/>
          <w:szCs w:val="22"/>
        </w:rPr>
        <w:t>.</w:t>
      </w:r>
      <w:sdt>
        <w:sdtPr>
          <w:rPr>
            <w:rFonts w:ascii="Palatino Linotype" w:hAnsi="Palatino Linotype" w:cs="Times New Roman"/>
            <w:sz w:val="22"/>
            <w:szCs w:val="22"/>
            <w:vertAlign w:val="superscript"/>
          </w:rPr>
          <w:tag w:val="MENDELEY_CITATION_v3_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"/>
          <w:id w:val="-1012298864"/>
          <w:placeholder>
            <w:docPart w:val="DefaultPlaceholder_-1854013440"/>
          </w:placeholder>
        </w:sdtPr>
        <w:sdtEndPr/>
        <w:sdtContent>
          <w:r w:rsidR="00725507" w:rsidRPr="00B11AA6">
            <w:rPr>
              <w:rFonts w:ascii="Palatino Linotype" w:hAnsi="Palatino Linotype" w:cs="Times New Roman"/>
              <w:sz w:val="22"/>
              <w:szCs w:val="22"/>
              <w:vertAlign w:val="superscript"/>
            </w:rPr>
            <w:t>16</w:t>
          </w:r>
        </w:sdtContent>
      </w:sdt>
      <w:r w:rsidRPr="00B11AA6">
        <w:rPr>
          <w:rFonts w:ascii="Palatino Linotype" w:hAnsi="Palatino Linotype" w:cs="Times New Roman"/>
          <w:sz w:val="22"/>
          <w:szCs w:val="22"/>
        </w:rPr>
        <w:t xml:space="preserve"> Physically, it weights the two half-cell resistances in series: a layer with low diffusivity adjacent to the interface controls the flux, just as the smallest conductance limits current in any series-resistance circuit.</w:t>
      </w:r>
    </w:p>
    <w:p w14:paraId="6F91559D" w14:textId="75A3CB49"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Limit-check</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The effective gas-phase diffusivity is roughly 54,000× the ionomer value, so the limiting current jumps to </w:t>
      </w:r>
      <w:r w:rsidR="009A399B">
        <w:rPr>
          <w:rFonts w:ascii="Palatino Linotype" w:hAnsi="Palatino Linotype" w:cs="Times New Roman"/>
          <w:sz w:val="22"/>
          <w:szCs w:val="22"/>
        </w:rPr>
        <w:t>about 250</w:t>
      </w:r>
      <w:r w:rsidRPr="00B11AA6">
        <w:rPr>
          <w:rFonts w:ascii="Palatino Linotype" w:hAnsi="Palatino Linotype" w:cs="Times New Roman"/>
          <w:sz w:val="22"/>
          <w:szCs w:val="22"/>
        </w:rPr>
        <w:t xml:space="preserve"> mA/cm²</w:t>
      </w:r>
      <w:r w:rsidR="00225814" w:rsidRPr="00B11AA6">
        <w:rPr>
          <w:rFonts w:ascii="Palatino Linotype" w:hAnsi="Palatino Linotype" w:cs="Times New Roman"/>
          <w:sz w:val="22"/>
          <w:szCs w:val="22"/>
        </w:rPr>
        <w:t xml:space="preserve">, </w:t>
      </w:r>
      <w:r w:rsidR="002B6467" w:rsidRPr="00B11AA6">
        <w:rPr>
          <w:rFonts w:ascii="Palatino Linotype" w:hAnsi="Palatino Linotype" w:cs="Times New Roman"/>
          <w:sz w:val="22"/>
          <w:szCs w:val="22"/>
        </w:rPr>
        <w:t>consistent with the</w:t>
      </w:r>
      <w:r w:rsidR="00225814" w:rsidRPr="00B11AA6">
        <w:rPr>
          <w:rFonts w:ascii="Palatino Linotype" w:hAnsi="Palatino Linotype" w:cs="Times New Roman"/>
          <w:sz w:val="22"/>
          <w:szCs w:val="22"/>
        </w:rPr>
        <w:t xml:space="preserve"> realistic operating range of an air-fed cathode.</w:t>
      </w:r>
    </w:p>
    <w:p w14:paraId="7018EFC9" w14:textId="32DC0EB6"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Result</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00AC6FF6" w:rsidRPr="00B11AA6">
        <w:rPr>
          <w:rFonts w:ascii="Palatino Linotype" w:hAnsi="Palatino Linotype" w:cs="Times New Roman"/>
          <w:sz w:val="22"/>
          <w:szCs w:val="22"/>
        </w:rPr>
        <w:t>T</w:t>
      </w:r>
      <w:r w:rsidRPr="00B11AA6">
        <w:rPr>
          <w:rFonts w:ascii="Palatino Linotype" w:hAnsi="Palatino Linotype" w:cs="Times New Roman"/>
          <w:sz w:val="22"/>
          <w:szCs w:val="22"/>
        </w:rPr>
        <w:t>he ohmic regime becomes visible for the first time.</w:t>
      </w:r>
    </w:p>
    <w:p w14:paraId="4E5EF9FA" w14:textId="1297B410" w:rsidR="007E25FD" w:rsidRPr="00B11AA6" w:rsidRDefault="00533C88" w:rsidP="002B6467">
      <w:pPr>
        <w:jc w:val="both"/>
        <w:rPr>
          <w:rFonts w:ascii="Palatino Linotype" w:hAnsi="Palatino Linotype"/>
          <w:noProof/>
          <w:sz w:val="22"/>
          <w:szCs w:val="22"/>
        </w:rPr>
      </w:pPr>
      <w:r w:rsidRPr="00B11AA6">
        <w:rPr>
          <w:rFonts w:ascii="Palatino Linotype" w:hAnsi="Palatino Linotype" w:cs="Times New Roman"/>
          <w:sz w:val="22"/>
          <w:szCs w:val="22"/>
        </w:rPr>
        <w:t xml:space="preserve">Adding gas-phase transport through the GDL and CL pores is what brings the predicted current into a realistic range. Because the effective gas-phase diffusivity in the CL pores (≈6.9×10⁻⁶ m²/s, the Bruggeman-corrected value of the bulk O₂/N₂ diffusivity 3.5×10⁻⁵ m²/s) is roughly 54,000 times larger than the effective </w:t>
      </w:r>
      <w:r w:rsidRPr="00B11AA6">
        <w:rPr>
          <w:rFonts w:ascii="Palatino Linotype" w:hAnsi="Palatino Linotype" w:cs="Times New Roman"/>
          <w:sz w:val="22"/>
          <w:szCs w:val="22"/>
        </w:rPr>
        <w:lastRenderedPageBreak/>
        <w:t xml:space="preserve">ionomer diffusivity (≈1.27×10⁻¹⁰ m²/s),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fig8 \h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10</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shows the Stage 3 current reaching </w:t>
      </w:r>
      <w:r w:rsidR="00AD1B74">
        <w:rPr>
          <w:rFonts w:ascii="Palatino Linotype" w:hAnsi="Palatino Linotype" w:cs="Times New Roman"/>
          <w:sz w:val="22"/>
          <w:szCs w:val="22"/>
        </w:rPr>
        <w:t>about 250</w:t>
      </w:r>
      <w:r w:rsidRPr="00B11AA6">
        <w:rPr>
          <w:rFonts w:ascii="Palatino Linotype" w:hAnsi="Palatino Linotype" w:cs="Times New Roman"/>
          <w:sz w:val="22"/>
          <w:szCs w:val="22"/>
        </w:rPr>
        <w:t xml:space="preserve"> mA/cm² before mass transport becomes limiting, the realistic operating range for an air-fed PEMFC cathode.</w:t>
      </w:r>
    </w:p>
    <w:p w14:paraId="656ADA9B" w14:textId="2D638D48" w:rsidR="00533C88" w:rsidRPr="00B11AA6" w:rsidRDefault="00533C88" w:rsidP="007E25FD">
      <w:pPr>
        <w:jc w:val="center"/>
        <w:rPr>
          <w:rFonts w:ascii="Palatino Linotype" w:hAnsi="Palatino Linotype"/>
          <w:sz w:val="22"/>
          <w:szCs w:val="22"/>
        </w:rPr>
      </w:pPr>
      <w:r w:rsidRPr="00B11AA6">
        <w:rPr>
          <w:rFonts w:ascii="Palatino Linotype" w:hAnsi="Palatino Linotype"/>
          <w:noProof/>
          <w:sz w:val="22"/>
          <w:szCs w:val="22"/>
        </w:rPr>
        <w:drawing>
          <wp:inline distT="0" distB="0" distL="0" distR="0" wp14:anchorId="00CB3A21" wp14:editId="28DFA9D7">
            <wp:extent cx="6473587" cy="3884762"/>
            <wp:effectExtent l="0" t="0" r="3810" b="1905"/>
            <wp:docPr id="265554150" name="Picture 26555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54150" name="Picture 265554150"/>
                    <pic:cNvPicPr/>
                  </pic:nvPicPr>
                  <pic:blipFill>
                    <a:blip r:embed="rId21"/>
                    <a:stretch>
                      <a:fillRect/>
                    </a:stretch>
                  </pic:blipFill>
                  <pic:spPr>
                    <a:xfrm>
                      <a:off x="0" y="0"/>
                      <a:ext cx="6473587" cy="3884762"/>
                    </a:xfrm>
                    <a:prstGeom prst="rect">
                      <a:avLst/>
                    </a:prstGeom>
                  </pic:spPr>
                </pic:pic>
              </a:graphicData>
            </a:graphic>
          </wp:inline>
        </w:drawing>
      </w:r>
    </w:p>
    <w:p w14:paraId="71095438" w14:textId="024385C5" w:rsidR="007E25FD" w:rsidRPr="00B11AA6" w:rsidRDefault="00533C88" w:rsidP="002B6467">
      <w:pPr>
        <w:jc w:val="both"/>
        <w:rPr>
          <w:rFonts w:ascii="Lato" w:hAnsi="Lato" w:cs="Times New Roman"/>
          <w:b/>
          <w:szCs w:val="22"/>
        </w:rPr>
      </w:pPr>
      <w:bookmarkStart w:id="45" w:name="fig8"/>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10</w:t>
      </w:r>
      <w:r w:rsidRPr="00B11AA6">
        <w:rPr>
          <w:rFonts w:ascii="Palatino Linotype" w:hAnsi="Palatino Linotype" w:cs="Times New Roman"/>
          <w:b/>
          <w:sz w:val="22"/>
          <w:szCs w:val="22"/>
        </w:rPr>
        <w:fldChar w:fldCharType="end"/>
      </w:r>
      <w:bookmarkEnd w:id="45"/>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Stage 3 results. Stage 1 vs. Stage 3 polarization curves and O₂ concentration profiles. Gas-phase transport in the GDL and CL pores extends the achievable current density to </w:t>
      </w:r>
      <w:r w:rsidR="00B801CE">
        <w:rPr>
          <w:rFonts w:ascii="Palatino Linotype" w:hAnsi="Palatino Linotype" w:cs="Times New Roman"/>
          <w:sz w:val="22"/>
          <w:szCs w:val="22"/>
        </w:rPr>
        <w:t>about 250</w:t>
      </w:r>
      <w:r w:rsidRPr="00B11AA6">
        <w:rPr>
          <w:rFonts w:ascii="Palatino Linotype" w:hAnsi="Palatino Linotype" w:cs="Times New Roman"/>
          <w:sz w:val="22"/>
          <w:szCs w:val="22"/>
        </w:rPr>
        <w:t xml:space="preserve"> mA/cm², the realistic operating range for an air-fed PEMFC cathode.</w:t>
      </w:r>
    </w:p>
    <w:p w14:paraId="07B3D800" w14:textId="72F02425" w:rsidR="00000C2B" w:rsidRPr="00B11AA6" w:rsidRDefault="00000C2B" w:rsidP="007E25FD">
      <w:pPr>
        <w:rPr>
          <w:rFonts w:ascii="Lato" w:hAnsi="Lato"/>
          <w:b/>
        </w:rPr>
      </w:pPr>
      <w:r w:rsidRPr="00B11AA6">
        <w:rPr>
          <w:rFonts w:ascii="Lato" w:hAnsi="Lato" w:cs="Times New Roman"/>
          <w:b/>
          <w:szCs w:val="22"/>
        </w:rPr>
        <w:t>Stage 4</w:t>
      </w:r>
      <w:r w:rsidR="00225814" w:rsidRPr="00B11AA6">
        <w:rPr>
          <w:rFonts w:ascii="Lato" w:hAnsi="Lato" w:cs="Times New Roman"/>
          <w:b/>
          <w:szCs w:val="22"/>
        </w:rPr>
        <w:t>:</w:t>
      </w:r>
      <w:r w:rsidRPr="00B11AA6">
        <w:rPr>
          <w:rFonts w:ascii="Lato" w:hAnsi="Lato" w:cs="Times New Roman"/>
          <w:b/>
          <w:szCs w:val="22"/>
        </w:rPr>
        <w:t xml:space="preserve"> Finite-rate interphase coupling + Maxwell–Stefan gas (the complete model)</w:t>
      </w:r>
    </w:p>
    <w:p w14:paraId="197233B8" w14:textId="1D888384"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Mechanism</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Real low-Pt cathodes are limited by O₂ transport through the thin ionomer film around each Pt site</w:t>
      </w:r>
      <w:r w:rsidR="00225814"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w:t>
      </w:r>
      <w:r w:rsidR="002B5956">
        <w:rPr>
          <w:rFonts w:ascii="Palatino Linotype" w:hAnsi="Palatino Linotype" w:cs="Times New Roman"/>
          <w:sz w:val="22"/>
          <w:szCs w:val="22"/>
        </w:rPr>
        <w:t>but this is ignored by</w:t>
      </w:r>
      <w:r w:rsidRPr="00B11AA6">
        <w:rPr>
          <w:rFonts w:ascii="Palatino Linotype" w:hAnsi="Palatino Linotype" w:cs="Times New Roman"/>
          <w:sz w:val="22"/>
          <w:szCs w:val="22"/>
        </w:rPr>
        <w:t xml:space="preserve"> the Stage 3 equilibrium assumption. Stage 4 therefore promotes the dissolved (ionomer) O₂ back to an independent field</w:t>
      </w:r>
      <w:r w:rsidR="00725507" w:rsidRPr="00B11AA6">
        <w:rPr>
          <w:rFonts w:ascii="Palatino Linotype" w:hAnsi="Palatino Linotype" w:cs="Times New Roman"/>
          <w:sz w:val="22"/>
          <w:szCs w:val="22"/>
        </w:rPr>
        <w:t xml:space="preserve"> variable</w:t>
      </w:r>
      <w:r w:rsidRPr="00B11AA6">
        <w:rPr>
          <w:rFonts w:ascii="Palatino Linotype" w:hAnsi="Palatino Linotype" w:cs="Times New Roman"/>
          <w:sz w:val="22"/>
          <w:szCs w:val="22"/>
        </w:rPr>
        <w:t xml:space="preserve">, couples it to the pore gas through the finite-rate interphase transfer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eq</m:t>
            </m:r>
          </m:sub>
        </m:sSub>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,gas</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,ion</m:t>
            </m:r>
          </m:sub>
        </m:sSub>
        <m:r>
          <w:rPr>
            <w:rFonts w:ascii="Cambria Math" w:hAnsi="Cambria Math" w:cs="Times New Roman"/>
            <w:sz w:val="22"/>
            <w:szCs w:val="22"/>
          </w:rPr>
          <m:t>)</m:t>
        </m:r>
      </m:oMath>
      <w:r w:rsidR="00B63D3E">
        <w:rPr>
          <w:rFonts w:ascii="Palatino Linotype" w:hAnsi="Palatino Linotype" w:cs="Times New Roman"/>
          <w:sz w:val="22"/>
          <w:szCs w:val="22"/>
        </w:rPr>
        <w:t>,</w:t>
      </w:r>
      <w:r w:rsidRPr="00B11AA6">
        <w:rPr>
          <w:rFonts w:ascii="Palatino Linotype" w:hAnsi="Palatino Linotype" w:cs="Times New Roman"/>
          <w:sz w:val="22"/>
          <w:szCs w:val="22"/>
        </w:rPr>
        <w:t xml:space="preserve">with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MT,GL</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a</m:t>
            </m:r>
          </m:e>
          <m:sub>
            <m:r>
              <m:rPr>
                <m:nor/>
              </m:rPr>
              <w:rPr>
                <w:rFonts w:ascii="Palatino Linotype" w:hAnsi="Palatino Linotype" w:cs="Times New Roman"/>
                <w:sz w:val="22"/>
                <w:szCs w:val="22"/>
              </w:rPr>
              <m:t>GL</m:t>
            </m:r>
          </m:sub>
        </m:sSub>
      </m:oMath>
      <w:r w:rsidRPr="00B11AA6">
        <w:rPr>
          <w:rFonts w:ascii="Palatino Linotype" w:hAnsi="Palatino Linotype" w:cs="Times New Roman"/>
          <w:sz w:val="22"/>
          <w:szCs w:val="22"/>
        </w:rPr>
        <w:t>, and moves the ORR sink onto the dissolved-O₂ equation so the kinetic</w:t>
      </w:r>
      <w:r w:rsidR="00B63D3E">
        <w:rPr>
          <w:rFonts w:ascii="Palatino Linotype" w:hAnsi="Palatino Linotype" w:cs="Times New Roman"/>
          <w:sz w:val="22"/>
          <w:szCs w:val="22"/>
        </w:rPr>
        <w:t xml:space="preserve"> expressions</w:t>
      </w:r>
      <w:r w:rsidRPr="00B11AA6">
        <w:rPr>
          <w:rFonts w:ascii="Palatino Linotype" w:hAnsi="Palatino Linotype" w:cs="Times New Roman"/>
          <w:sz w:val="22"/>
          <w:szCs w:val="22"/>
        </w:rPr>
        <w:t xml:space="preserve"> see the real local </w:t>
      </w:r>
      <m:oMath>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,ion</m:t>
            </m:r>
          </m:sub>
        </m:sSub>
      </m:oMath>
      <w:r w:rsidRPr="00B11AA6">
        <w:rPr>
          <w:rFonts w:ascii="Palatino Linotype" w:hAnsi="Palatino Linotype" w:cs="Times New Roman"/>
          <w:sz w:val="22"/>
          <w:szCs w:val="22"/>
        </w:rPr>
        <w:t xml:space="preserve"> rather than an equilibrium proxy. The gas-phase flux is likewise upgraded from </w:t>
      </w:r>
      <w:r w:rsidR="00ED4B9E">
        <w:rPr>
          <w:rFonts w:ascii="Palatino Linotype" w:hAnsi="Palatino Linotype" w:cs="Times New Roman"/>
          <w:sz w:val="22"/>
          <w:szCs w:val="22"/>
        </w:rPr>
        <w:t>Fick’s law</w:t>
      </w:r>
      <w:r w:rsidRPr="00B11AA6">
        <w:rPr>
          <w:rFonts w:ascii="Palatino Linotype" w:hAnsi="Palatino Linotype" w:cs="Times New Roman"/>
          <w:sz w:val="22"/>
          <w:szCs w:val="22"/>
        </w:rPr>
        <w:t xml:space="preserve"> to the binary Maxwell–Stefan / stagnant-film law </w:t>
      </w:r>
      <m:oMath>
        <m:r>
          <w:rPr>
            <w:rFonts w:ascii="Cambria Math" w:hAnsi="Cambria Math" w:cs="Times New Roman"/>
            <w:sz w:val="22"/>
            <w:szCs w:val="22"/>
          </w:rPr>
          <m:t>N=-</m:t>
        </m:r>
        <m:f>
          <m:fPr>
            <m:ctrlPr>
              <w:rPr>
                <w:rFonts w:ascii="Cambria Math" w:hAnsi="Cambria Math" w:cs="Times New Roman"/>
                <w:sz w:val="22"/>
                <w:szCs w:val="22"/>
              </w:rPr>
            </m:ctrlPr>
          </m:fPr>
          <m:num>
            <m:r>
              <w:rPr>
                <w:rFonts w:ascii="Cambria Math" w:hAnsi="Cambria Math" w:cs="Times New Roman"/>
                <w:sz w:val="22"/>
                <w:szCs w:val="22"/>
              </w:rPr>
              <m:t>D∇c</m:t>
            </m:r>
          </m:num>
          <m:den>
            <m: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x</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den>
        </m:f>
      </m:oMath>
      <w:r w:rsidRPr="00B11AA6">
        <w:rPr>
          <w:rFonts w:ascii="Palatino Linotype" w:hAnsi="Palatino Linotype" w:cs="Times New Roman"/>
          <w:sz w:val="22"/>
          <w:szCs w:val="22"/>
        </w:rPr>
        <w:t>, for O₂ diffusing through inert, stagnant N₂.</w:t>
      </w:r>
    </w:p>
    <w:p w14:paraId="4BE8AEEA" w14:textId="2E52EF32" w:rsidR="00072A57"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Method</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One additional DOF block for the dissolved O₂ (bringing the total </w:t>
      </w:r>
      <w:r w:rsidR="00725507" w:rsidRPr="00B11AA6">
        <w:rPr>
          <w:rFonts w:ascii="Palatino Linotype" w:hAnsi="Palatino Linotype" w:cs="Times New Roman"/>
          <w:sz w:val="22"/>
          <w:szCs w:val="22"/>
        </w:rPr>
        <w:t xml:space="preserve">DOFs </w:t>
      </w:r>
      <w:r w:rsidRPr="00B11AA6">
        <w:rPr>
          <w:rFonts w:ascii="Palatino Linotype" w:hAnsi="Palatino Linotype" w:cs="Times New Roman"/>
          <w:sz w:val="22"/>
          <w:szCs w:val="22"/>
        </w:rPr>
        <w:t xml:space="preserve">to NG + 4·NC), the </w:t>
      </w:r>
      <m:oMath>
        <m: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x</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r>
          <w:rPr>
            <w:rFonts w:ascii="Cambria Math" w:hAnsi="Cambria Math" w:cs="Times New Roman"/>
            <w:sz w:val="22"/>
            <w:szCs w:val="22"/>
          </w:rPr>
          <m:t>)</m:t>
        </m:r>
      </m:oMath>
      <w:r w:rsidRPr="00B11AA6">
        <w:rPr>
          <w:rFonts w:ascii="Palatino Linotype" w:hAnsi="Palatino Linotype" w:cs="Times New Roman"/>
          <w:sz w:val="22"/>
          <w:szCs w:val="22"/>
        </w:rPr>
        <w:t xml:space="preserve"> Stefan factor in the gas flux, </w:t>
      </w:r>
      <w:commentRangeStart w:id="46"/>
      <w:r w:rsidRPr="00B11AA6">
        <w:rPr>
          <w:rFonts w:ascii="Palatino Linotype" w:hAnsi="Palatino Linotype" w:cs="Times New Roman"/>
          <w:sz w:val="22"/>
          <w:szCs w:val="22"/>
        </w:rPr>
        <w:t xml:space="preserve">and </w:t>
      </w:r>
      <w:commentRangeEnd w:id="46"/>
      <w:r w:rsidR="00B64FE6">
        <w:rPr>
          <w:rStyle w:val="CommentReference"/>
          <w:rFonts w:ascii="Palatino Linotype" w:hAnsi="Palatino Linotype" w:cs="Times New Roman"/>
          <w:sz w:val="22"/>
          <w:szCs w:val="22"/>
        </w:rPr>
        <w:commentReference w:id="46"/>
      </w:r>
      <w:r w:rsidR="006D080C">
        <w:rPr>
          <w:rFonts w:ascii="Palatino Linotype" w:hAnsi="Palatino Linotype" w:cs="Times New Roman"/>
          <w:sz w:val="22"/>
          <w:szCs w:val="22"/>
        </w:rPr>
        <w:t>initializing the Newton solver</w:t>
      </w:r>
      <w:r w:rsidRPr="00B11AA6">
        <w:rPr>
          <w:rFonts w:ascii="Palatino Linotype" w:hAnsi="Palatino Linotype" w:cs="Times New Roman"/>
          <w:sz w:val="22"/>
          <w:szCs w:val="22"/>
        </w:rPr>
        <w:t xml:space="preserve"> from the converged Stage 3 solution.</w:t>
      </w:r>
      <w:r w:rsidR="00725507" w:rsidRPr="00B11AA6">
        <w:rPr>
          <w:rFonts w:ascii="Palatino Linotype" w:hAnsi="Palatino Linotype" w:cs="Times New Roman"/>
          <w:sz w:val="22"/>
          <w:szCs w:val="22"/>
        </w:rPr>
        <w:t xml:space="preserve"> </w:t>
      </w:r>
      <w:r w:rsidR="006D080C">
        <w:rPr>
          <w:rFonts w:ascii="Palatino Linotype" w:hAnsi="Palatino Linotype" w:cs="Times New Roman"/>
          <w:sz w:val="22"/>
          <w:szCs w:val="22"/>
        </w:rPr>
        <w:t xml:space="preserve">Since Stage 4 adds physics on top of Stage 3 rather than replacing it, this method of “warm-starting” gives </w:t>
      </w:r>
      <w:r w:rsidR="006D080C">
        <w:rPr>
          <w:rFonts w:ascii="Palatino Linotype" w:hAnsi="Palatino Linotype" w:cs="Times New Roman"/>
          <w:sz w:val="22"/>
          <w:szCs w:val="22"/>
        </w:rPr>
        <w:lastRenderedPageBreak/>
        <w:t xml:space="preserve">the solver a starting point already close to the true solution and converges far more reliably than a cold start from equilibrium. </w:t>
      </w:r>
      <w:r w:rsidR="00725507" w:rsidRPr="00B11AA6">
        <w:rPr>
          <w:rFonts w:ascii="Palatino Linotype" w:hAnsi="Palatino Linotype" w:cs="Times New Roman"/>
          <w:sz w:val="22"/>
          <w:szCs w:val="22"/>
        </w:rPr>
        <w:t>NG is nodes in gas diffusion layer. NC is nodes in catalyst layer.</w:t>
      </w:r>
    </w:p>
    <w:p w14:paraId="388B268B" w14:textId="676B28CE" w:rsidR="00072A57" w:rsidRPr="00B11AA6" w:rsidRDefault="00BA7226">
      <w:pPr>
        <w:jc w:val="both"/>
        <w:rPr>
          <w:rFonts w:ascii="Palatino Linotype" w:hAnsi="Palatino Linotype" w:cs="Times New Roman"/>
          <w:sz w:val="22"/>
          <w:szCs w:val="22"/>
        </w:rPr>
      </w:pPr>
      <w:r w:rsidRPr="00B11AA6">
        <w:rPr>
          <w:rFonts w:ascii="Palatino Linotype" w:hAnsi="Palatino Linotype" w:cs="Times New Roman"/>
          <w:sz w:val="22"/>
          <w:szCs w:val="22"/>
        </w:rPr>
        <w:t>This brings the</w:t>
      </w:r>
      <w:r w:rsidR="00072A57" w:rsidRPr="00B11AA6">
        <w:rPr>
          <w:rFonts w:ascii="Palatino Linotype" w:hAnsi="Palatino Linotype" w:cs="Times New Roman"/>
          <w:sz w:val="22"/>
          <w:szCs w:val="22"/>
        </w:rPr>
        <w:t xml:space="preserve"> total </w:t>
      </w:r>
      <w:r w:rsidRPr="00B11AA6">
        <w:rPr>
          <w:rFonts w:ascii="Palatino Linotype" w:hAnsi="Palatino Linotype" w:cs="Times New Roman"/>
          <w:sz w:val="22"/>
          <w:szCs w:val="22"/>
        </w:rPr>
        <w:t>to</w:t>
      </w:r>
      <w:r w:rsidR="00072A57" w:rsidRPr="00B11AA6">
        <w:rPr>
          <w:rFonts w:ascii="Palatino Linotype" w:hAnsi="Palatino Linotype" w:cs="Times New Roman"/>
          <w:sz w:val="22"/>
          <w:szCs w:val="22"/>
        </w:rPr>
        <w:t xml:space="preserve"> NG + 4</w:t>
      </w:r>
      <w:r w:rsidRPr="00B11AA6">
        <w:rPr>
          <w:rFonts w:ascii="Palatino Linotype" w:hAnsi="Palatino Linotype" w:cs="Times New Roman"/>
          <w:sz w:val="22"/>
          <w:szCs w:val="22"/>
        </w:rPr>
        <w:t>·</w:t>
      </w:r>
      <w:r w:rsidR="00072A57" w:rsidRPr="00B11AA6">
        <w:rPr>
          <w:rFonts w:ascii="Palatino Linotype" w:hAnsi="Palatino Linotype" w:cs="Times New Roman"/>
          <w:sz w:val="22"/>
          <w:szCs w:val="22"/>
        </w:rPr>
        <w:t>NC unknowns:</w:t>
      </w:r>
    </w:p>
    <w:tbl>
      <w:tblPr>
        <w:tblW w:w="0" w:type="auto"/>
        <w:tblCellMar>
          <w:left w:w="10" w:type="dxa"/>
          <w:right w:w="10" w:type="dxa"/>
        </w:tblCellMar>
        <w:tblLook w:val="04A0" w:firstRow="1" w:lastRow="0" w:firstColumn="1" w:lastColumn="0" w:noHBand="0" w:noVBand="1"/>
      </w:tblPr>
      <w:tblGrid>
        <w:gridCol w:w="9350"/>
      </w:tblGrid>
      <w:tr w:rsidR="00072A57" w:rsidRPr="00163E90" w14:paraId="42FF992D" w14:textId="77777777" w:rsidTr="006F796C">
        <w:tc>
          <w:tcPr>
            <w:tcW w:w="9350" w:type="dxa"/>
            <w:shd w:val="clear" w:color="F8F8F8" w:fill="F8F8F8"/>
          </w:tcPr>
          <w:p w14:paraId="4D526CAD" w14:textId="77777777" w:rsidR="00072A57" w:rsidRPr="006F796C" w:rsidRDefault="00072A57">
            <w:pPr>
              <w:rPr>
                <w:rFonts w:ascii="Consolas" w:hAnsi="Consolas"/>
                <w:sz w:val="20"/>
                <w:lang w:val="pl-PL"/>
              </w:rPr>
            </w:pPr>
            <w:r w:rsidRPr="006F796C">
              <w:rPr>
                <w:rFonts w:ascii="Consolas" w:hAnsi="Consolas"/>
                <w:sz w:val="20"/>
                <w:lang w:val="pl-PL"/>
              </w:rPr>
              <w:t>u[0        : NG]        = ln_c_O2_gdl     # gas O2 in GDL</w:t>
            </w:r>
          </w:p>
          <w:p w14:paraId="6E1FFBF1" w14:textId="77777777" w:rsidR="00072A57" w:rsidRPr="00163E90" w:rsidRDefault="00072A57">
            <w:pPr>
              <w:rPr>
                <w:rFonts w:ascii="Consolas" w:hAnsi="Consolas"/>
                <w:color w:val="111111"/>
                <w:sz w:val="20"/>
                <w:lang w:val="es-ES"/>
              </w:rPr>
            </w:pPr>
            <w:r w:rsidRPr="00163E90">
              <w:rPr>
                <w:rFonts w:ascii="Consolas" w:hAnsi="Consolas"/>
                <w:color w:val="111111"/>
                <w:sz w:val="20"/>
                <w:lang w:val="es-ES"/>
              </w:rPr>
              <w:t xml:space="preserve">u[NG       : NG+NC]     = ln_c_O2_clgas   </w:t>
            </w:r>
            <w:r w:rsidRPr="00163E90">
              <w:rPr>
                <w:rFonts w:ascii="Consolas" w:hAnsi="Consolas"/>
                <w:i/>
                <w:color w:val="445588"/>
                <w:sz w:val="20"/>
                <w:lang w:val="es-ES"/>
              </w:rPr>
              <w:t># gas O2 in CL pores</w:t>
            </w:r>
          </w:p>
          <w:p w14:paraId="5C11373F" w14:textId="77777777" w:rsidR="00072A57" w:rsidRPr="00163E90" w:rsidRDefault="00072A57">
            <w:pPr>
              <w:rPr>
                <w:rFonts w:ascii="Consolas" w:hAnsi="Consolas"/>
                <w:color w:val="111111"/>
                <w:sz w:val="20"/>
                <w:lang w:val="es-ES"/>
              </w:rPr>
            </w:pPr>
            <w:r w:rsidRPr="00163E90">
              <w:rPr>
                <w:rFonts w:ascii="Consolas" w:hAnsi="Consolas"/>
                <w:color w:val="111111"/>
                <w:sz w:val="20"/>
                <w:lang w:val="es-ES"/>
              </w:rPr>
              <w:t xml:space="preserve">u[NG+NC    : NG+2*NC]   = ln_c_O2_ion     </w:t>
            </w:r>
            <w:r w:rsidRPr="00163E90">
              <w:rPr>
                <w:rFonts w:ascii="Consolas" w:hAnsi="Consolas"/>
                <w:i/>
                <w:color w:val="445588"/>
                <w:sz w:val="20"/>
                <w:lang w:val="es-ES"/>
              </w:rPr>
              <w:t># dissolved (ionomer) O2  (NEW)</w:t>
            </w:r>
          </w:p>
          <w:p w14:paraId="1B815EE7" w14:textId="77777777" w:rsidR="00072A57" w:rsidRPr="006F796C" w:rsidRDefault="00072A57">
            <w:pPr>
              <w:rPr>
                <w:rFonts w:ascii="Consolas" w:hAnsi="Consolas"/>
                <w:sz w:val="20"/>
                <w:lang w:val="pl-PL"/>
              </w:rPr>
            </w:pPr>
            <w:r w:rsidRPr="006F796C">
              <w:rPr>
                <w:rFonts w:ascii="Consolas" w:hAnsi="Consolas"/>
                <w:sz w:val="20"/>
                <w:lang w:val="pl-PL"/>
              </w:rPr>
              <w:t>u[NG+2*NC  : NG+3*NC]   = phi_L</w:t>
            </w:r>
          </w:p>
          <w:p w14:paraId="4D2296CA" w14:textId="77777777" w:rsidR="00072A57" w:rsidRPr="006F796C" w:rsidRDefault="00072A57">
            <w:pPr>
              <w:rPr>
                <w:rFonts w:ascii="Consolas" w:hAnsi="Consolas"/>
                <w:sz w:val="20"/>
                <w:lang w:val="pl-PL"/>
              </w:rPr>
            </w:pPr>
            <w:r w:rsidRPr="006F796C">
              <w:rPr>
                <w:rFonts w:ascii="Consolas" w:hAnsi="Consolas"/>
                <w:sz w:val="20"/>
                <w:lang w:val="pl-PL"/>
              </w:rPr>
              <w:t>u[NG+3*NC  : NG+4*NC]   = phi_s</w:t>
            </w:r>
          </w:p>
        </w:tc>
      </w:tr>
    </w:tbl>
    <w:p w14:paraId="7B38AFF9" w14:textId="77777777" w:rsidR="009D179F" w:rsidRPr="00B11AA6" w:rsidRDefault="009D179F">
      <w:pPr>
        <w:jc w:val="both"/>
        <w:rPr>
          <w:rFonts w:ascii="Palatino Linotype" w:hAnsi="Palatino Linotype" w:cs="Times New Roman"/>
          <w:sz w:val="22"/>
          <w:szCs w:val="22"/>
        </w:rPr>
      </w:pPr>
      <w:r w:rsidRPr="00B11AA6">
        <w:rPr>
          <w:rFonts w:ascii="Palatino Linotype" w:hAnsi="Palatino Linotype" w:cs="Times New Roman"/>
          <w:sz w:val="22"/>
          <w:szCs w:val="22"/>
        </w:rPr>
        <w:t>In code, the finite-rate transfer and the relocated ORR sink are assembled as:</w:t>
      </w:r>
    </w:p>
    <w:tbl>
      <w:tblPr>
        <w:tblW w:w="9360" w:type="dxa"/>
        <w:tblInd w:w="-5" w:type="dxa"/>
        <w:tblBorders>
          <w:top w:val="single" w:sz="4" w:space="0" w:color="D0D7DE"/>
          <w:left w:val="single" w:sz="4" w:space="0" w:color="D0D7DE"/>
          <w:bottom w:val="single" w:sz="4" w:space="0" w:color="D0D7DE"/>
          <w:right w:val="single" w:sz="4" w:space="0" w:color="D0D7DE"/>
        </w:tblBorders>
        <w:tblLayout w:type="fixed"/>
        <w:tblCellMar>
          <w:left w:w="10" w:type="dxa"/>
          <w:right w:w="10" w:type="dxa"/>
        </w:tblCellMar>
        <w:tblLook w:val="0000" w:firstRow="0" w:lastRow="0" w:firstColumn="0" w:lastColumn="0" w:noHBand="0" w:noVBand="0"/>
      </w:tblPr>
      <w:tblGrid>
        <w:gridCol w:w="9360"/>
      </w:tblGrid>
      <w:tr w:rsidR="009D179F" w:rsidRPr="00B11AA6" w14:paraId="2AAF8C54" w14:textId="77777777" w:rsidTr="006F796C">
        <w:tc>
          <w:tcPr>
            <w:tcW w:w="9360" w:type="dxa"/>
            <w:shd w:val="clear" w:color="F8F8F8" w:fill="F8F8F8"/>
            <w:tcMar>
              <w:top w:w="60" w:type="dxa"/>
              <w:left w:w="120" w:type="dxa"/>
              <w:bottom w:w="60" w:type="dxa"/>
              <w:right w:w="120" w:type="dxa"/>
            </w:tcMar>
          </w:tcPr>
          <w:p w14:paraId="48C3D2F3" w14:textId="77777777" w:rsidR="009D179F" w:rsidRPr="006F796C" w:rsidRDefault="009D179F">
            <w:pPr>
              <w:spacing w:after="0" w:line="240" w:lineRule="auto"/>
              <w:rPr>
                <w:color w:val="111111"/>
              </w:rPr>
            </w:pPr>
            <w:r w:rsidRPr="006F796C">
              <w:rPr>
                <w:rFonts w:ascii="Consolas" w:hAnsi="Consolas"/>
                <w:i/>
                <w:color w:val="445588"/>
                <w:sz w:val="19"/>
              </w:rPr>
              <w:t># assembly_stage4.py — finite-rate interphase transfer</w:t>
            </w:r>
          </w:p>
          <w:p w14:paraId="1B8098E9" w14:textId="77777777" w:rsidR="009D179F" w:rsidRPr="006F796C" w:rsidRDefault="009D179F">
            <w:pPr>
              <w:spacing w:after="0" w:line="240" w:lineRule="auto"/>
              <w:rPr>
                <w:color w:val="111111"/>
              </w:rPr>
            </w:pPr>
            <w:r w:rsidRPr="006F796C">
              <w:rPr>
                <w:rFonts w:ascii="Consolas" w:hAnsi="Consolas"/>
                <w:color w:val="111111"/>
                <w:sz w:val="19"/>
              </w:rPr>
              <w:t xml:space="preserve">R_PT  = p.k_v * (p.K_eq_gas_ion * c_gas - c_ion)   </w:t>
            </w:r>
            <w:r w:rsidRPr="006F796C">
              <w:rPr>
                <w:rFonts w:ascii="Consolas" w:hAnsi="Consolas"/>
                <w:i/>
                <w:color w:val="445588"/>
                <w:sz w:val="19"/>
              </w:rPr>
              <w:t># net O2 rate INTO ionomer [mol/m3/s]</w:t>
            </w:r>
          </w:p>
          <w:p w14:paraId="2F76D3F3" w14:textId="77777777" w:rsidR="009D179F" w:rsidRPr="006F796C" w:rsidRDefault="009D179F">
            <w:pPr>
              <w:spacing w:after="0" w:line="240" w:lineRule="auto"/>
              <w:rPr>
                <w:color w:val="111111"/>
              </w:rPr>
            </w:pPr>
            <w:r w:rsidRPr="006F796C">
              <w:rPr>
                <w:rFonts w:ascii="Consolas" w:hAnsi="Consolas"/>
                <w:color w:val="111111"/>
                <w:sz w:val="19"/>
              </w:rPr>
              <w:t xml:space="preserve">i_ORR = </w:t>
            </w:r>
            <w:r w:rsidRPr="006F796C">
              <w:rPr>
                <w:rFonts w:ascii="Consolas" w:hAnsi="Consolas"/>
                <w:b/>
                <w:color w:val="000000"/>
                <w:sz w:val="19"/>
              </w:rPr>
              <w:t>R_ORR</w:t>
            </w:r>
            <w:r w:rsidRPr="006F796C">
              <w:rPr>
                <w:rFonts w:ascii="Consolas" w:hAnsi="Consolas"/>
                <w:color w:val="111111"/>
                <w:sz w:val="19"/>
              </w:rPr>
              <w:t xml:space="preserve">(ln_c_ion, phi_s, phi_L, p)           </w:t>
            </w:r>
            <w:r w:rsidRPr="006F796C">
              <w:rPr>
                <w:rFonts w:ascii="Consolas" w:hAnsi="Consolas"/>
                <w:i/>
                <w:color w:val="445588"/>
                <w:sz w:val="19"/>
              </w:rPr>
              <w:t># kinetics fed the REAL dissolved O2</w:t>
            </w:r>
          </w:p>
          <w:p w14:paraId="7CADD8AE" w14:textId="77777777" w:rsidR="009D179F" w:rsidRPr="006F796C" w:rsidRDefault="009D179F">
            <w:pPr>
              <w:spacing w:after="0" w:line="240" w:lineRule="auto"/>
              <w:rPr>
                <w:color w:val="111111"/>
              </w:rPr>
            </w:pPr>
            <w:r w:rsidRPr="006F796C">
              <w:rPr>
                <w:rFonts w:ascii="Consolas" w:hAnsi="Consolas"/>
                <w:color w:val="111111"/>
                <w:sz w:val="19"/>
              </w:rPr>
              <w:t xml:space="preserve">R_cgas = J_cgas[:-1] - J_cgas[1:] + (-R_PT) * dxC                       </w:t>
            </w:r>
            <w:r w:rsidRPr="006F796C">
              <w:rPr>
                <w:rFonts w:ascii="Consolas" w:hAnsi="Consolas"/>
                <w:i/>
                <w:color w:val="445588"/>
                <w:sz w:val="19"/>
              </w:rPr>
              <w:t># gas loses O2</w:t>
            </w:r>
          </w:p>
          <w:p w14:paraId="345E8F63" w14:textId="77777777" w:rsidR="009D179F" w:rsidRPr="006F796C" w:rsidRDefault="009D179F">
            <w:pPr>
              <w:spacing w:after="0" w:line="240" w:lineRule="auto"/>
              <w:rPr>
                <w:color w:val="111111"/>
              </w:rPr>
            </w:pPr>
            <w:r w:rsidRPr="006F796C">
              <w:rPr>
                <w:rFonts w:ascii="Consolas" w:hAnsi="Consolas"/>
                <w:color w:val="111111"/>
                <w:sz w:val="19"/>
              </w:rPr>
              <w:t xml:space="preserve">R_cion = J_ion[:-1]  - J_ion[1:]  + (R_PT - i_ORR/(N_ELEC*p.F)) * dxC   </w:t>
            </w:r>
            <w:r w:rsidRPr="006F796C">
              <w:rPr>
                <w:rFonts w:ascii="Consolas" w:hAnsi="Consolas"/>
                <w:i/>
                <w:color w:val="445588"/>
                <w:sz w:val="19"/>
              </w:rPr>
              <w:t># ionomer gains, ORR consumes</w:t>
            </w:r>
          </w:p>
        </w:tc>
      </w:tr>
    </w:tbl>
    <w:p w14:paraId="2BA7314F" w14:textId="77777777" w:rsidR="009D179F" w:rsidRPr="00B11AA6" w:rsidRDefault="009D179F">
      <w:pPr>
        <w:jc w:val="both"/>
        <w:rPr>
          <w:rFonts w:ascii="Palatino Linotype" w:hAnsi="Palatino Linotype" w:cs="Times New Roman"/>
          <w:sz w:val="22"/>
          <w:szCs w:val="22"/>
        </w:rPr>
      </w:pPr>
      <w:r w:rsidRPr="00B11AA6">
        <w:rPr>
          <w:rFonts w:ascii="Palatino Linotype" w:hAnsi="Palatino Linotype" w:cs="Times New Roman"/>
          <w:sz w:val="22"/>
          <w:szCs w:val="22"/>
        </w:rPr>
        <w:t>and the Maxwell–Stefan stagnant-film correction enters the gas flux as:</w:t>
      </w:r>
    </w:p>
    <w:tbl>
      <w:tblPr>
        <w:tblW w:w="9360" w:type="dxa"/>
        <w:tblInd w:w="-5" w:type="dxa"/>
        <w:tblBorders>
          <w:top w:val="single" w:sz="4" w:space="0" w:color="D0D7DE"/>
          <w:left w:val="single" w:sz="4" w:space="0" w:color="D0D7DE"/>
          <w:bottom w:val="single" w:sz="4" w:space="0" w:color="D0D7DE"/>
          <w:right w:val="single" w:sz="4" w:space="0" w:color="D0D7DE"/>
        </w:tblBorders>
        <w:tblLayout w:type="fixed"/>
        <w:tblCellMar>
          <w:left w:w="10" w:type="dxa"/>
          <w:right w:w="10" w:type="dxa"/>
        </w:tblCellMar>
        <w:tblLook w:val="0000" w:firstRow="0" w:lastRow="0" w:firstColumn="0" w:lastColumn="0" w:noHBand="0" w:noVBand="0"/>
      </w:tblPr>
      <w:tblGrid>
        <w:gridCol w:w="9360"/>
      </w:tblGrid>
      <w:tr w:rsidR="009D179F" w:rsidRPr="00B11AA6" w14:paraId="7C377572" w14:textId="77777777" w:rsidTr="006F796C">
        <w:tc>
          <w:tcPr>
            <w:tcW w:w="9360" w:type="dxa"/>
            <w:shd w:val="clear" w:color="F8F8F8" w:fill="F8F8F8"/>
            <w:tcMar>
              <w:top w:w="60" w:type="dxa"/>
              <w:left w:w="120" w:type="dxa"/>
              <w:bottom w:w="60" w:type="dxa"/>
              <w:right w:w="120" w:type="dxa"/>
            </w:tcMar>
          </w:tcPr>
          <w:p w14:paraId="481B5F6B" w14:textId="77777777" w:rsidR="009D179F" w:rsidRPr="006F796C" w:rsidRDefault="009D179F">
            <w:pPr>
              <w:spacing w:after="0" w:line="240" w:lineRule="auto"/>
              <w:rPr>
                <w:color w:val="111111"/>
              </w:rPr>
            </w:pPr>
            <w:r w:rsidRPr="006F796C">
              <w:rPr>
                <w:rFonts w:ascii="Consolas" w:hAnsi="Consolas"/>
                <w:i/>
                <w:color w:val="445588"/>
                <w:sz w:val="19"/>
              </w:rPr>
              <w:t># gas_transport.py — (1 - x_O2) Stefan-flow correction</w:t>
            </w:r>
          </w:p>
          <w:p w14:paraId="5D285CCB" w14:textId="77777777" w:rsidR="009D179F" w:rsidRPr="006F796C" w:rsidRDefault="009D179F">
            <w:pPr>
              <w:spacing w:after="0" w:line="240" w:lineRule="auto"/>
              <w:rPr>
                <w:color w:val="111111"/>
              </w:rPr>
            </w:pPr>
            <w:r w:rsidRPr="006F796C">
              <w:rPr>
                <w:rFonts w:ascii="Consolas" w:hAnsi="Consolas"/>
                <w:b/>
                <w:color w:val="000000"/>
                <w:sz w:val="19"/>
              </w:rPr>
              <w:t>def</w:t>
            </w:r>
            <w:r w:rsidRPr="006F796C">
              <w:rPr>
                <w:rFonts w:ascii="Consolas" w:hAnsi="Consolas"/>
                <w:color w:val="111111"/>
                <w:sz w:val="19"/>
              </w:rPr>
              <w:t xml:space="preserve"> </w:t>
            </w:r>
            <w:r w:rsidRPr="006F796C">
              <w:rPr>
                <w:rFonts w:ascii="Consolas" w:hAnsi="Consolas"/>
                <w:b/>
                <w:color w:val="000000"/>
                <w:sz w:val="19"/>
              </w:rPr>
              <w:t>_stefan_denom</w:t>
            </w:r>
            <w:r w:rsidRPr="006F796C">
              <w:rPr>
                <w:rFonts w:ascii="Consolas" w:hAnsi="Consolas"/>
                <w:color w:val="111111"/>
                <w:sz w:val="19"/>
              </w:rPr>
              <w:t>(c_face, c_tot):</w:t>
            </w:r>
          </w:p>
          <w:p w14:paraId="707CB82D" w14:textId="77777777" w:rsidR="009D179F" w:rsidRPr="006F796C" w:rsidRDefault="009D179F">
            <w:pPr>
              <w:spacing w:after="0" w:line="240" w:lineRule="auto"/>
              <w:rPr>
                <w:color w:val="111111"/>
              </w:rPr>
            </w:pPr>
            <w:r w:rsidRPr="006F796C">
              <w:rPr>
                <w:rFonts w:ascii="Consolas" w:hAnsi="Consolas"/>
                <w:color w:val="111111"/>
                <w:sz w:val="19"/>
              </w:rPr>
              <w:t xml:space="preserve">    </w:t>
            </w:r>
            <w:r w:rsidRPr="006F796C">
              <w:rPr>
                <w:rFonts w:ascii="Consolas" w:hAnsi="Consolas"/>
                <w:b/>
                <w:color w:val="000000"/>
                <w:sz w:val="19"/>
              </w:rPr>
              <w:t>return</w:t>
            </w:r>
            <w:r w:rsidRPr="006F796C">
              <w:rPr>
                <w:rFonts w:ascii="Consolas" w:hAnsi="Consolas"/>
                <w:color w:val="111111"/>
                <w:sz w:val="19"/>
              </w:rPr>
              <w:t xml:space="preserve"> np.</w:t>
            </w:r>
            <w:r w:rsidRPr="006F796C">
              <w:rPr>
                <w:rFonts w:ascii="Consolas" w:hAnsi="Consolas"/>
                <w:b/>
                <w:color w:val="000000"/>
                <w:sz w:val="19"/>
              </w:rPr>
              <w:t>maximum</w:t>
            </w:r>
            <w:r w:rsidRPr="006F796C">
              <w:rPr>
                <w:rFonts w:ascii="Consolas" w:hAnsi="Consolas"/>
                <w:color w:val="111111"/>
                <w:sz w:val="19"/>
              </w:rPr>
              <w:t xml:space="preserve">(1.0 - c_face / c_tot, 1e-3)   </w:t>
            </w:r>
            <w:r w:rsidRPr="006F796C">
              <w:rPr>
                <w:rFonts w:ascii="Consolas" w:hAnsi="Consolas"/>
                <w:i/>
                <w:color w:val="445588"/>
                <w:sz w:val="19"/>
              </w:rPr>
              <w:t># floor keeps flux well-behaved</w:t>
            </w:r>
          </w:p>
          <w:p w14:paraId="7BB28DC8" w14:textId="77777777" w:rsidR="009D179F" w:rsidRPr="006F796C" w:rsidRDefault="009D179F">
            <w:pPr>
              <w:spacing w:after="0" w:line="240" w:lineRule="auto"/>
              <w:rPr>
                <w:color w:val="111111"/>
              </w:rPr>
            </w:pPr>
            <w:r w:rsidRPr="006F796C">
              <w:rPr>
                <w:rFonts w:ascii="Consolas" w:hAnsi="Consolas"/>
                <w:color w:val="111111"/>
                <w:sz w:val="19"/>
              </w:rPr>
              <w:t>c_face = 0.5 * (c[:-1] + c[1:])</w:t>
            </w:r>
          </w:p>
          <w:p w14:paraId="0BF62007" w14:textId="77777777" w:rsidR="009D179F" w:rsidRPr="006F796C" w:rsidRDefault="009D179F">
            <w:pPr>
              <w:spacing w:after="0" w:line="240" w:lineRule="auto"/>
              <w:rPr>
                <w:color w:val="111111"/>
              </w:rPr>
            </w:pPr>
            <w:r w:rsidRPr="006F796C">
              <w:rPr>
                <w:rFonts w:ascii="Consolas" w:hAnsi="Consolas"/>
                <w:color w:val="111111"/>
                <w:sz w:val="19"/>
              </w:rPr>
              <w:t>J[1:N] = -D_cl_eff * np.</w:t>
            </w:r>
            <w:r w:rsidRPr="006F796C">
              <w:rPr>
                <w:rFonts w:ascii="Consolas" w:hAnsi="Consolas"/>
                <w:b/>
                <w:color w:val="000000"/>
                <w:sz w:val="19"/>
              </w:rPr>
              <w:t>diff</w:t>
            </w:r>
            <w:r w:rsidRPr="006F796C">
              <w:rPr>
                <w:rFonts w:ascii="Consolas" w:hAnsi="Consolas"/>
                <w:color w:val="111111"/>
                <w:sz w:val="19"/>
              </w:rPr>
              <w:t xml:space="preserve">(c) / dx_cl / </w:t>
            </w:r>
            <w:r w:rsidRPr="006F796C">
              <w:rPr>
                <w:rFonts w:ascii="Consolas" w:hAnsi="Consolas"/>
                <w:b/>
                <w:color w:val="000000"/>
                <w:sz w:val="19"/>
              </w:rPr>
              <w:t>_stefan_denom</w:t>
            </w:r>
            <w:r w:rsidRPr="006F796C">
              <w:rPr>
                <w:rFonts w:ascii="Consolas" w:hAnsi="Consolas"/>
                <w:color w:val="111111"/>
                <w:sz w:val="19"/>
              </w:rPr>
              <w:t>(c_face, c_tot)</w:t>
            </w:r>
          </w:p>
        </w:tc>
      </w:tr>
    </w:tbl>
    <w:p w14:paraId="490C1715" w14:textId="77777777" w:rsidR="002B6467" w:rsidRPr="00B11AA6" w:rsidRDefault="002B6467">
      <w:pPr>
        <w:jc w:val="both"/>
        <w:rPr>
          <w:rFonts w:ascii="Palatino Linotype" w:hAnsi="Palatino Linotype" w:cs="Times New Roman"/>
          <w:sz w:val="22"/>
          <w:szCs w:val="22"/>
        </w:rPr>
      </w:pPr>
    </w:p>
    <w:p w14:paraId="72A1EDCC" w14:textId="4FDE4C02" w:rsidR="007E25FD" w:rsidRPr="00B11AA6" w:rsidRDefault="00F33E62">
      <w:pPr>
        <w:jc w:val="both"/>
        <w:rPr>
          <w:rFonts w:ascii="Palatino Linotype" w:hAnsi="Palatino Linotype" w:cs="Times New Roman"/>
          <w:noProof/>
          <w:sz w:val="22"/>
          <w:szCs w:val="22"/>
        </w:rPr>
      </w:pPr>
      <w:r w:rsidRPr="00B11AA6">
        <w:rPr>
          <w:rFonts w:ascii="Palatino Linotype" w:hAnsi="Palatino Linotype" w:cs="Times New Roman"/>
          <w:sz w:val="22"/>
          <w:szCs w:val="22"/>
        </w:rPr>
        <w:t xml:space="preserve">The complete Stage 4 model makes the cost of the ionomer-film resistance visible.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fig9 \h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11</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overlays the Stage 1, Stage 3, and Stage 4 polarization curves, and the Stage 4 limiting current now sits about 1</w:t>
      </w:r>
      <w:r w:rsidR="00D52ECF">
        <w:rPr>
          <w:rFonts w:ascii="Palatino Linotype" w:hAnsi="Palatino Linotype" w:cs="Times New Roman"/>
          <w:sz w:val="22"/>
          <w:szCs w:val="22"/>
        </w:rPr>
        <w:t>0</w:t>
      </w:r>
      <w:r w:rsidRPr="00B11AA6">
        <w:rPr>
          <w:rFonts w:ascii="Palatino Linotype" w:hAnsi="Palatino Linotype" w:cs="Times New Roman"/>
          <w:sz w:val="22"/>
          <w:szCs w:val="22"/>
        </w:rPr>
        <w:t xml:space="preserve">% below Stage 3's because the finite-rate interphase transfer throttles O₂ delivery to the reaction sites.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fig10 \h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12</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w:t>
      </w:r>
      <w:r w:rsidR="0064100B">
        <w:rPr>
          <w:rFonts w:ascii="Palatino Linotype" w:hAnsi="Palatino Linotype" w:cs="Times New Roman"/>
          <w:sz w:val="22"/>
          <w:szCs w:val="22"/>
        </w:rPr>
        <w:t>highlights</w:t>
      </w:r>
      <w:r w:rsidRPr="00B11AA6">
        <w:rPr>
          <w:rFonts w:ascii="Palatino Linotype" w:hAnsi="Palatino Linotype" w:cs="Times New Roman"/>
          <w:sz w:val="22"/>
          <w:szCs w:val="22"/>
        </w:rPr>
        <w:t xml:space="preserve"> the gap between the dissolved-O₂ profile and its local equilibrium value</w:t>
      </w:r>
      <w:r w:rsidR="00EF3054">
        <w:rPr>
          <w:rFonts w:ascii="Palatino Linotype" w:hAnsi="Palatino Linotype" w:cs="Times New Roman"/>
          <w:sz w:val="22"/>
          <w:szCs w:val="22"/>
        </w:rPr>
        <w:t xml:space="preserve">, such that </w:t>
      </w:r>
      <w:r w:rsidRPr="00B11AA6">
        <w:rPr>
          <w:rFonts w:ascii="Palatino Linotype" w:hAnsi="Palatino Linotype" w:cs="Times New Roman"/>
          <w:sz w:val="22"/>
          <w:szCs w:val="22"/>
        </w:rPr>
        <w:t>the interphase transport resistance</w:t>
      </w:r>
      <w:r w:rsidR="00EF3054">
        <w:rPr>
          <w:rFonts w:ascii="Palatino Linotype" w:hAnsi="Palatino Linotype" w:cs="Times New Roman"/>
          <w:sz w:val="22"/>
          <w:szCs w:val="22"/>
        </w:rPr>
        <w:t xml:space="preserve"> is</w:t>
      </w:r>
      <w:r w:rsidRPr="00B11AA6">
        <w:rPr>
          <w:rFonts w:ascii="Palatino Linotype" w:hAnsi="Palatino Linotype" w:cs="Times New Roman"/>
          <w:sz w:val="22"/>
          <w:szCs w:val="22"/>
        </w:rPr>
        <w:t xml:space="preserve"> made visible.</w:t>
      </w:r>
    </w:p>
    <w:p w14:paraId="13323AAE" w14:textId="43E2ED9E" w:rsidR="00F33E62" w:rsidRPr="00B11AA6" w:rsidRDefault="00F33E62" w:rsidP="002B6467">
      <w:pPr>
        <w:jc w:val="center"/>
        <w:rPr>
          <w:rFonts w:ascii="Palatino Linotype" w:hAnsi="Palatino Linotype" w:cs="Times New Roman"/>
          <w:sz w:val="22"/>
          <w:szCs w:val="22"/>
        </w:rPr>
      </w:pPr>
      <w:r w:rsidRPr="00B11AA6">
        <w:rPr>
          <w:rFonts w:ascii="Palatino Linotype" w:hAnsi="Palatino Linotype" w:cs="Times New Roman"/>
          <w:noProof/>
          <w:sz w:val="22"/>
          <w:szCs w:val="22"/>
        </w:rPr>
        <w:lastRenderedPageBreak/>
        <w:drawing>
          <wp:inline distT="0" distB="0" distL="0" distR="0" wp14:anchorId="2A71E09D" wp14:editId="3E8DFF07">
            <wp:extent cx="2871356" cy="2153897"/>
            <wp:effectExtent l="0" t="0" r="5715" b="0"/>
            <wp:docPr id="124077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71452" name="Picture 1"/>
                    <pic:cNvPicPr/>
                  </pic:nvPicPr>
                  <pic:blipFill>
                    <a:blip r:embed="rId22"/>
                    <a:stretch>
                      <a:fillRect/>
                    </a:stretch>
                  </pic:blipFill>
                  <pic:spPr>
                    <a:xfrm>
                      <a:off x="0" y="0"/>
                      <a:ext cx="2871356" cy="2153897"/>
                    </a:xfrm>
                    <a:prstGeom prst="rect">
                      <a:avLst/>
                    </a:prstGeom>
                  </pic:spPr>
                </pic:pic>
              </a:graphicData>
            </a:graphic>
          </wp:inline>
        </w:drawing>
      </w:r>
    </w:p>
    <w:p w14:paraId="3AA44CEB" w14:textId="097D5C8A" w:rsidR="007E25FD" w:rsidRPr="00B11AA6" w:rsidRDefault="00F33E62" w:rsidP="007A294D">
      <w:pPr>
        <w:jc w:val="both"/>
        <w:rPr>
          <w:rFonts w:ascii="Palatino Linotype" w:hAnsi="Palatino Linotype" w:cs="Times New Roman"/>
          <w:noProof/>
          <w:sz w:val="22"/>
          <w:szCs w:val="22"/>
        </w:rPr>
      </w:pPr>
      <w:bookmarkStart w:id="47" w:name="fig9"/>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11</w:t>
      </w:r>
      <w:r w:rsidRPr="00B11AA6">
        <w:rPr>
          <w:rFonts w:ascii="Palatino Linotype" w:hAnsi="Palatino Linotype" w:cs="Times New Roman"/>
          <w:b/>
          <w:sz w:val="22"/>
          <w:szCs w:val="22"/>
        </w:rPr>
        <w:fldChar w:fldCharType="end"/>
      </w:r>
      <w:bookmarkEnd w:id="47"/>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Stage 4 polarization overlay. Cathode potential versus current density for Stage 1 (ionomer-phase </w:t>
      </w:r>
      <w:r w:rsidR="00565123" w:rsidRPr="00B11AA6">
        <w:rPr>
          <w:rFonts w:ascii="Palatino Linotype" w:hAnsi="Palatino Linotype" w:cs="Times New Roman"/>
          <w:sz w:val="22"/>
          <w:szCs w:val="22"/>
        </w:rPr>
        <w:t xml:space="preserve">O₂ </w:t>
      </w:r>
      <w:r w:rsidRPr="00B11AA6">
        <w:rPr>
          <w:rFonts w:ascii="Palatino Linotype" w:hAnsi="Palatino Linotype" w:cs="Times New Roman"/>
          <w:sz w:val="22"/>
          <w:szCs w:val="22"/>
        </w:rPr>
        <w:t xml:space="preserve"> only), Stage 3 (gas-phase transport with local Henry's</w:t>
      </w:r>
      <w:r w:rsidR="00DF0B33">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law), and Stage 4 (finite-rate interphase transfer with the Maxwell-Stefan gas flux). </w:t>
      </w:r>
      <w:r w:rsidR="00EF3054">
        <w:rPr>
          <w:rFonts w:ascii="Palatino Linotype" w:hAnsi="Palatino Linotype" w:cs="Times New Roman"/>
          <w:sz w:val="22"/>
          <w:szCs w:val="22"/>
        </w:rPr>
        <w:t xml:space="preserve">The limiting current in </w:t>
      </w:r>
      <w:r w:rsidRPr="00B11AA6">
        <w:rPr>
          <w:rFonts w:ascii="Palatino Linotype" w:hAnsi="Palatino Linotype" w:cs="Times New Roman"/>
          <w:sz w:val="22"/>
          <w:szCs w:val="22"/>
        </w:rPr>
        <w:t>Stage 4 sits below</w:t>
      </w:r>
      <w:r w:rsidR="00EF3054">
        <w:rPr>
          <w:rFonts w:ascii="Palatino Linotype" w:hAnsi="Palatino Linotype" w:cs="Times New Roman"/>
          <w:sz w:val="22"/>
          <w:szCs w:val="22"/>
        </w:rPr>
        <w:t xml:space="preserve"> that calculated at</w:t>
      </w:r>
      <w:r w:rsidRPr="00B11AA6">
        <w:rPr>
          <w:rFonts w:ascii="Palatino Linotype" w:hAnsi="Palatino Linotype" w:cs="Times New Roman"/>
          <w:sz w:val="22"/>
          <w:szCs w:val="22"/>
        </w:rPr>
        <w:t xml:space="preserve"> Stage 3 (here by about 1</w:t>
      </w:r>
      <w:r w:rsidR="00CD2B47">
        <w:rPr>
          <w:rFonts w:ascii="Palatino Linotype" w:hAnsi="Palatino Linotype" w:cs="Times New Roman"/>
          <w:sz w:val="22"/>
          <w:szCs w:val="22"/>
        </w:rPr>
        <w:t>0</w:t>
      </w:r>
      <w:r w:rsidRPr="00B11AA6">
        <w:rPr>
          <w:rFonts w:ascii="Palatino Linotype" w:hAnsi="Palatino Linotype" w:cs="Times New Roman"/>
          <w:sz w:val="22"/>
          <w:szCs w:val="22"/>
        </w:rPr>
        <w:t>%) because of the added ionomer-film transport resistance.</w:t>
      </w:r>
    </w:p>
    <w:p w14:paraId="3071E1B0" w14:textId="5017EBB1" w:rsidR="00F33E62" w:rsidRPr="00B11AA6" w:rsidRDefault="00F33E62" w:rsidP="002B6467">
      <w:pPr>
        <w:jc w:val="center"/>
        <w:rPr>
          <w:rFonts w:ascii="Palatino Linotype" w:hAnsi="Palatino Linotype" w:cs="Times New Roman"/>
          <w:sz w:val="22"/>
          <w:szCs w:val="22"/>
        </w:rPr>
      </w:pPr>
      <w:r w:rsidRPr="00B11AA6">
        <w:rPr>
          <w:rFonts w:ascii="Palatino Linotype" w:hAnsi="Palatino Linotype" w:cs="Times New Roman"/>
          <w:noProof/>
          <w:sz w:val="22"/>
          <w:szCs w:val="22"/>
        </w:rPr>
        <w:drawing>
          <wp:inline distT="0" distB="0" distL="0" distR="0" wp14:anchorId="445619C3" wp14:editId="13031E05">
            <wp:extent cx="6473589" cy="3884763"/>
            <wp:effectExtent l="0" t="0" r="3810" b="1905"/>
            <wp:docPr id="69524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40014" name="Picture 1"/>
                    <pic:cNvPicPr/>
                  </pic:nvPicPr>
                  <pic:blipFill>
                    <a:blip r:embed="rId23"/>
                    <a:stretch>
                      <a:fillRect/>
                    </a:stretch>
                  </pic:blipFill>
                  <pic:spPr>
                    <a:xfrm>
                      <a:off x="0" y="0"/>
                      <a:ext cx="6473589" cy="3884763"/>
                    </a:xfrm>
                    <a:prstGeom prst="rect">
                      <a:avLst/>
                    </a:prstGeom>
                  </pic:spPr>
                </pic:pic>
              </a:graphicData>
            </a:graphic>
          </wp:inline>
        </w:drawing>
      </w:r>
    </w:p>
    <w:p w14:paraId="5A1C4513" w14:textId="7E82AE2E" w:rsidR="007E25FD" w:rsidRPr="00B11AA6" w:rsidRDefault="00F33E62" w:rsidP="002B6467">
      <w:pPr>
        <w:jc w:val="both"/>
        <w:rPr>
          <w:rFonts w:ascii="Palatino Linotype" w:hAnsi="Palatino Linotype" w:cs="Times New Roman"/>
          <w:sz w:val="22"/>
          <w:szCs w:val="22"/>
        </w:rPr>
      </w:pPr>
      <w:bookmarkStart w:id="48" w:name="fig10"/>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12</w:t>
      </w:r>
      <w:r w:rsidRPr="00B11AA6">
        <w:rPr>
          <w:rFonts w:ascii="Palatino Linotype" w:hAnsi="Palatino Linotype" w:cs="Times New Roman"/>
          <w:b/>
          <w:sz w:val="22"/>
          <w:szCs w:val="22"/>
        </w:rPr>
        <w:fldChar w:fldCharType="end"/>
      </w:r>
      <w:bookmarkEnd w:id="48"/>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Stage 4 O</w:t>
      </w:r>
      <w:r w:rsidRPr="00B44F9B">
        <w:rPr>
          <w:rFonts w:ascii="Palatino Linotype" w:hAnsi="Palatino Linotype" w:cs="Times New Roman"/>
          <w:sz w:val="22"/>
          <w:szCs w:val="22"/>
          <w:vertAlign w:val="subscript"/>
        </w:rPr>
        <w:t>2</w:t>
      </w:r>
      <w:r w:rsidRPr="00B11AA6">
        <w:rPr>
          <w:rFonts w:ascii="Palatino Linotype" w:hAnsi="Palatino Linotype" w:cs="Times New Roman"/>
          <w:sz w:val="22"/>
          <w:szCs w:val="22"/>
        </w:rPr>
        <w:t xml:space="preserve"> concentration profiles. (a) Pore-gas </w:t>
      </w:r>
      <w:r w:rsidR="00565123" w:rsidRPr="00B11AA6">
        <w:rPr>
          <w:rFonts w:ascii="Palatino Linotype" w:hAnsi="Palatino Linotype" w:cs="Times New Roman"/>
          <w:sz w:val="22"/>
          <w:szCs w:val="22"/>
        </w:rPr>
        <w:t xml:space="preserve">O₂ </w:t>
      </w:r>
      <w:r w:rsidRPr="00B11AA6">
        <w:rPr>
          <w:rFonts w:ascii="Palatino Linotype" w:hAnsi="Palatino Linotype" w:cs="Times New Roman"/>
          <w:sz w:val="22"/>
          <w:szCs w:val="22"/>
        </w:rPr>
        <w:t xml:space="preserve"> through the GDL and CL at several cathode potentials, showing depletion toward the membrane. (b) Dissolved (ionomer) </w:t>
      </w:r>
      <w:r w:rsidR="00565123" w:rsidRPr="00B11AA6">
        <w:rPr>
          <w:rFonts w:ascii="Palatino Linotype" w:hAnsi="Palatino Linotype" w:cs="Times New Roman"/>
          <w:sz w:val="22"/>
          <w:szCs w:val="22"/>
        </w:rPr>
        <w:t xml:space="preserve">O₂ </w:t>
      </w:r>
      <w:r w:rsidRPr="00B11AA6">
        <w:rPr>
          <w:rFonts w:ascii="Palatino Linotype" w:hAnsi="Palatino Linotype" w:cs="Times New Roman"/>
          <w:sz w:val="22"/>
          <w:szCs w:val="22"/>
        </w:rPr>
        <w:t xml:space="preserve"> in the CL (solid) compared with the local equilibrium value </w:t>
      </w:r>
      <m:oMath>
        <m:sSub>
          <m:sSubPr>
            <m:ctrlPr>
              <w:rPr>
                <w:rFonts w:ascii="Cambria Math" w:hAnsi="Cambria Math" w:cs="Times New Roman"/>
                <w:i/>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eq</m:t>
            </m:r>
          </m:sub>
        </m:sSub>
        <m:sSub>
          <m:sSubPr>
            <m:ctrlPr>
              <w:rPr>
                <w:rFonts w:ascii="Cambria Math" w:hAnsi="Cambria Math" w:cs="Times New Roman"/>
                <w:i/>
                <w:sz w:val="22"/>
                <w:szCs w:val="22"/>
              </w:rPr>
            </m:ctrlPr>
          </m:sSubPr>
          <m:e>
            <m:r>
              <w:rPr>
                <w:rFonts w:ascii="Cambria Math" w:hAnsi="Cambria Math" w:cs="Times New Roman"/>
                <w:sz w:val="22"/>
                <w:szCs w:val="22"/>
              </w:rPr>
              <m:t>c</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r>
              <m:rPr>
                <m:sty m:val="p"/>
              </m:rPr>
              <w:rPr>
                <w:rFonts w:ascii="Cambria Math" w:hAnsi="Cambria Math" w:cs="Times New Roman"/>
                <w:sz w:val="22"/>
                <w:szCs w:val="22"/>
              </w:rPr>
              <m:t>,gas</m:t>
            </m:r>
          </m:sub>
        </m:sSub>
        <m:r>
          <w:rPr>
            <w:rFonts w:ascii="Cambria Math" w:hAnsi="Cambria Math" w:cs="Times New Roman"/>
            <w:sz w:val="22"/>
            <w:szCs w:val="22"/>
          </w:rPr>
          <m:t xml:space="preserve"> </m:t>
        </m:r>
      </m:oMath>
      <w:r w:rsidRPr="00B11AA6">
        <w:rPr>
          <w:rFonts w:ascii="Palatino Linotype" w:hAnsi="Palatino Linotype" w:cs="Times New Roman"/>
          <w:sz w:val="22"/>
          <w:szCs w:val="22"/>
        </w:rPr>
        <w:t>(dotted); the shaded gap between the two curves is the interphase transport resistance made visible.</w:t>
      </w:r>
    </w:p>
    <w:p w14:paraId="6860C792" w14:textId="43EFA504" w:rsidR="007E25FD" w:rsidRPr="00B11AA6" w:rsidRDefault="00F33E62" w:rsidP="002B6467">
      <w:pPr>
        <w:jc w:val="both"/>
        <w:rPr>
          <w:rFonts w:ascii="Palatino Linotype" w:hAnsi="Palatino Linotype" w:cs="Times New Roman"/>
          <w:i/>
          <w:iCs/>
          <w:noProof/>
          <w:sz w:val="22"/>
          <w:szCs w:val="22"/>
        </w:rPr>
      </w:pPr>
      <w:r w:rsidRPr="00B11AA6">
        <w:rPr>
          <w:rFonts w:ascii="Palatino Linotype" w:hAnsi="Palatino Linotype" w:cs="Times New Roman"/>
          <w:sz w:val="22"/>
          <w:szCs w:val="22"/>
        </w:rPr>
        <w:lastRenderedPageBreak/>
        <w:fldChar w:fldCharType="begin"/>
      </w:r>
      <w:r w:rsidRPr="00B11AA6">
        <w:rPr>
          <w:rFonts w:ascii="Palatino Linotype" w:hAnsi="Palatino Linotype" w:cs="Times New Roman"/>
          <w:sz w:val="22"/>
          <w:szCs w:val="22"/>
        </w:rPr>
        <w:instrText xml:space="preserve"> REF fig11 \h </w:instrText>
      </w:r>
      <w:r w:rsidR="002B6467" w:rsidRPr="00B11AA6">
        <w:rPr>
          <w:rFonts w:ascii="Palatino Linotype" w:hAnsi="Palatino Linotype" w:cs="Times New Roman"/>
          <w:sz w:val="22"/>
          <w:szCs w:val="22"/>
        </w:rPr>
        <w:instrText xml:space="preserve"> \* MERGEFORMAT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13</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decomposes the applied overpotential into its loss contributions and confirms that kinetics still dominate (about 9</w:t>
      </w:r>
      <w:r w:rsidR="005020EF">
        <w:rPr>
          <w:rFonts w:ascii="Palatino Linotype" w:hAnsi="Palatino Linotype" w:cs="Times New Roman"/>
          <w:sz w:val="22"/>
          <w:szCs w:val="22"/>
        </w:rPr>
        <w:t>9</w:t>
      </w:r>
      <w:r w:rsidRPr="00B11AA6">
        <w:rPr>
          <w:rFonts w:ascii="Palatino Linotype" w:hAnsi="Palatino Linotype" w:cs="Times New Roman"/>
          <w:sz w:val="22"/>
          <w:szCs w:val="22"/>
        </w:rPr>
        <w:t xml:space="preserve">% at the maximum current), with the new ionomer-film mass-transport term the largest of the otherwise-small non-kinetic losses. </w:t>
      </w:r>
    </w:p>
    <w:p w14:paraId="5B3571DF" w14:textId="693835D3" w:rsidR="00F33E62" w:rsidRPr="00B11AA6" w:rsidRDefault="00F33E62" w:rsidP="002B6467">
      <w:pPr>
        <w:jc w:val="center"/>
        <w:rPr>
          <w:rFonts w:ascii="Palatino Linotype" w:hAnsi="Palatino Linotype" w:cs="Times New Roman"/>
          <w:i/>
          <w:iCs/>
          <w:sz w:val="22"/>
          <w:szCs w:val="22"/>
        </w:rPr>
      </w:pPr>
      <w:r w:rsidRPr="00B11AA6">
        <w:rPr>
          <w:rFonts w:ascii="Palatino Linotype" w:hAnsi="Palatino Linotype" w:cs="Times New Roman"/>
          <w:i/>
          <w:iCs/>
          <w:noProof/>
          <w:sz w:val="22"/>
          <w:szCs w:val="22"/>
        </w:rPr>
        <w:drawing>
          <wp:inline distT="0" distB="0" distL="0" distR="0" wp14:anchorId="39D2E5BB" wp14:editId="23966AC2">
            <wp:extent cx="6473591" cy="3884764"/>
            <wp:effectExtent l="0" t="0" r="3810" b="1905"/>
            <wp:docPr id="187293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38729" name="Picture 1"/>
                    <pic:cNvPicPr/>
                  </pic:nvPicPr>
                  <pic:blipFill>
                    <a:blip r:embed="rId24"/>
                    <a:stretch>
                      <a:fillRect/>
                    </a:stretch>
                  </pic:blipFill>
                  <pic:spPr>
                    <a:xfrm>
                      <a:off x="0" y="0"/>
                      <a:ext cx="6473591" cy="3884764"/>
                    </a:xfrm>
                    <a:prstGeom prst="rect">
                      <a:avLst/>
                    </a:prstGeom>
                  </pic:spPr>
                </pic:pic>
              </a:graphicData>
            </a:graphic>
          </wp:inline>
        </w:drawing>
      </w:r>
    </w:p>
    <w:p w14:paraId="704DDDCD" w14:textId="1A03BE36" w:rsidR="002B6467" w:rsidRPr="00B11AA6" w:rsidRDefault="00F33E62" w:rsidP="002B6467">
      <w:pPr>
        <w:jc w:val="both"/>
        <w:rPr>
          <w:rFonts w:ascii="Palatino Linotype" w:hAnsi="Palatino Linotype" w:cs="Times New Roman"/>
          <w:sz w:val="22"/>
          <w:szCs w:val="22"/>
        </w:rPr>
      </w:pPr>
      <w:bookmarkStart w:id="49" w:name="fig11"/>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13</w:t>
      </w:r>
      <w:r w:rsidRPr="00B11AA6">
        <w:rPr>
          <w:rFonts w:ascii="Palatino Linotype" w:hAnsi="Palatino Linotype" w:cs="Times New Roman"/>
          <w:b/>
          <w:sz w:val="22"/>
          <w:szCs w:val="22"/>
        </w:rPr>
        <w:fldChar w:fldCharType="end"/>
      </w:r>
      <w:bookmarkEnd w:id="49"/>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Stage 4 applied-voltage (power-loss) breakdown. The applied overpotential, </w:t>
      </w:r>
      <m:oMath>
        <m:sSub>
          <m:sSubPr>
            <m:ctrlPr>
              <w:rPr>
                <w:rFonts w:ascii="Cambria Math" w:hAnsi="Cambria Math" w:cs="Times New Roman"/>
                <w:iCs/>
                <w:sz w:val="22"/>
                <w:szCs w:val="22"/>
              </w:rPr>
            </m:ctrlPr>
          </m:sSubPr>
          <m:e>
            <m:r>
              <w:rPr>
                <w:rFonts w:ascii="Cambria Math" w:hAnsi="Cambria Math" w:cs="Times New Roman"/>
                <w:sz w:val="22"/>
                <w:szCs w:val="22"/>
              </w:rPr>
              <m:t>U</m:t>
            </m:r>
            <m:ctrlPr>
              <w:rPr>
                <w:rFonts w:ascii="Cambria Math" w:hAnsi="Cambria Math" w:cs="Times New Roman"/>
                <w:i/>
                <w:sz w:val="22"/>
                <w:szCs w:val="22"/>
              </w:rPr>
            </m:ctrlPr>
          </m:e>
          <m:sub>
            <m:r>
              <m:rPr>
                <m:sty m:val="p"/>
              </m:rPr>
              <w:rPr>
                <w:rFonts w:ascii="Cambria Math" w:hAnsi="Cambria Math" w:cs="Times New Roman"/>
                <w:sz w:val="22"/>
                <w:szCs w:val="22"/>
              </w:rPr>
              <m:t>OCV</m:t>
            </m:r>
          </m:sub>
        </m:sSub>
        <m:r>
          <m:rPr>
            <m:sty m:val="p"/>
          </m:rPr>
          <w:rPr>
            <w:rFonts w:ascii="Cambria Math" w:hAnsi="Cambria Math" w:cs="Times New Roman"/>
            <w:sz w:val="22"/>
            <w:szCs w:val="22"/>
          </w:rPr>
          <m:t xml:space="preserve"> </m:t>
        </m:r>
        <m:r>
          <w:rPr>
            <w:rFonts w:ascii="Cambria Math" w:hAnsi="Cambria Math" w:cs="Times New Roman"/>
            <w:sz w:val="22"/>
            <w:szCs w:val="22"/>
          </w:rPr>
          <m:t xml:space="preserve">- </m:t>
        </m:r>
        <m:sSub>
          <m:sSubPr>
            <m:ctrlPr>
              <w:rPr>
                <w:rFonts w:ascii="Cambria Math" w:hAnsi="Cambria Math" w:cs="Times New Roman"/>
                <w:iCs/>
                <w:sz w:val="22"/>
                <w:szCs w:val="22"/>
              </w:rPr>
            </m:ctrlPr>
          </m:sSubPr>
          <m:e>
            <m:r>
              <w:rPr>
                <w:rFonts w:ascii="Cambria Math" w:hAnsi="Cambria Math" w:cs="Times New Roman"/>
                <w:sz w:val="22"/>
                <w:szCs w:val="22"/>
              </w:rPr>
              <m:t>V</m:t>
            </m:r>
            <m:ctrlPr>
              <w:rPr>
                <w:rFonts w:ascii="Cambria Math" w:hAnsi="Cambria Math" w:cs="Times New Roman"/>
                <w:i/>
                <w:sz w:val="22"/>
                <w:szCs w:val="22"/>
              </w:rPr>
            </m:ctrlPr>
          </m:e>
          <m:sub>
            <m:r>
              <m:rPr>
                <m:sty m:val="p"/>
              </m:rPr>
              <w:rPr>
                <w:rFonts w:ascii="Cambria Math" w:hAnsi="Cambria Math" w:cs="Times New Roman"/>
                <w:sz w:val="22"/>
                <w:szCs w:val="22"/>
              </w:rPr>
              <m:t>cathode</m:t>
            </m:r>
          </m:sub>
        </m:sSub>
      </m:oMath>
      <w:r w:rsidRPr="00B11AA6">
        <w:rPr>
          <w:rFonts w:ascii="Palatino Linotype" w:hAnsi="Palatino Linotype" w:cs="Times New Roman"/>
          <w:sz w:val="22"/>
          <w:szCs w:val="22"/>
        </w:rPr>
        <w:t xml:space="preserve">, is decomposed into its loss contributions as a function of current density. (a) Full stacked-area decomposition into the kinetic (activation) overpotential, the ionomer-film and gas-phase mass-transport losses, and the ionic and solid ohmic losses; the dashed line marks the total </w:t>
      </w:r>
      <m:oMath>
        <m:sSub>
          <m:sSubPr>
            <m:ctrlPr>
              <w:rPr>
                <w:rFonts w:ascii="Cambria Math" w:hAnsi="Cambria Math" w:cs="Times New Roman"/>
                <w:iCs/>
                <w:sz w:val="22"/>
                <w:szCs w:val="22"/>
              </w:rPr>
            </m:ctrlPr>
          </m:sSubPr>
          <m:e>
            <m:r>
              <w:rPr>
                <w:rFonts w:ascii="Cambria Math" w:hAnsi="Cambria Math" w:cs="Times New Roman"/>
                <w:sz w:val="22"/>
                <w:szCs w:val="22"/>
              </w:rPr>
              <m:t>U</m:t>
            </m:r>
            <m:ctrlPr>
              <w:rPr>
                <w:rFonts w:ascii="Cambria Math" w:hAnsi="Cambria Math" w:cs="Times New Roman"/>
                <w:i/>
                <w:sz w:val="22"/>
                <w:szCs w:val="22"/>
              </w:rPr>
            </m:ctrlPr>
          </m:e>
          <m:sub>
            <m:r>
              <m:rPr>
                <m:sty m:val="p"/>
              </m:rPr>
              <w:rPr>
                <w:rFonts w:ascii="Cambria Math" w:hAnsi="Cambria Math" w:cs="Times New Roman"/>
                <w:sz w:val="22"/>
                <w:szCs w:val="22"/>
              </w:rPr>
              <m:t>OCV</m:t>
            </m:r>
          </m:sub>
        </m:sSub>
        <m:r>
          <m:rPr>
            <m:sty m:val="p"/>
          </m:rPr>
          <w:rPr>
            <w:rFonts w:ascii="Cambria Math" w:hAnsi="Cambria Math" w:cs="Times New Roman"/>
            <w:sz w:val="22"/>
            <w:szCs w:val="22"/>
          </w:rPr>
          <m:t xml:space="preserve"> </m:t>
        </m:r>
        <m:r>
          <w:rPr>
            <w:rFonts w:ascii="Cambria Math" w:hAnsi="Cambria Math" w:cs="Times New Roman"/>
            <w:sz w:val="22"/>
            <w:szCs w:val="22"/>
          </w:rPr>
          <m:t xml:space="preserve">- </m:t>
        </m:r>
        <m:sSub>
          <m:sSubPr>
            <m:ctrlPr>
              <w:rPr>
                <w:rFonts w:ascii="Cambria Math" w:hAnsi="Cambria Math" w:cs="Times New Roman"/>
                <w:iCs/>
                <w:sz w:val="22"/>
                <w:szCs w:val="22"/>
              </w:rPr>
            </m:ctrlPr>
          </m:sSubPr>
          <m:e>
            <m:r>
              <w:rPr>
                <w:rFonts w:ascii="Cambria Math" w:hAnsi="Cambria Math" w:cs="Times New Roman"/>
                <w:sz w:val="22"/>
                <w:szCs w:val="22"/>
              </w:rPr>
              <m:t>V</m:t>
            </m:r>
            <m:ctrlPr>
              <w:rPr>
                <w:rFonts w:ascii="Cambria Math" w:hAnsi="Cambria Math" w:cs="Times New Roman"/>
                <w:i/>
                <w:sz w:val="22"/>
                <w:szCs w:val="22"/>
              </w:rPr>
            </m:ctrlPr>
          </m:e>
          <m:sub>
            <m:r>
              <m:rPr>
                <m:sty m:val="p"/>
              </m:rPr>
              <w:rPr>
                <w:rFonts w:ascii="Cambria Math" w:hAnsi="Cambria Math" w:cs="Times New Roman"/>
                <w:sz w:val="22"/>
                <w:szCs w:val="22"/>
              </w:rPr>
              <m:t>cathode</m:t>
            </m:r>
          </m:sub>
        </m:sSub>
      </m:oMath>
      <w:r w:rsidRPr="00B11AA6">
        <w:rPr>
          <w:rFonts w:ascii="Palatino Linotype" w:hAnsi="Palatino Linotype" w:cs="Times New Roman"/>
          <w:sz w:val="22"/>
          <w:szCs w:val="22"/>
        </w:rPr>
        <w:t>. Kinetic overpotential dominates across the full range (about 9</w:t>
      </w:r>
      <w:r w:rsidR="00E06613">
        <w:rPr>
          <w:rFonts w:ascii="Palatino Linotype" w:hAnsi="Palatino Linotype" w:cs="Times New Roman"/>
          <w:sz w:val="22"/>
          <w:szCs w:val="22"/>
        </w:rPr>
        <w:t>9</w:t>
      </w:r>
      <w:r w:rsidRPr="00B11AA6">
        <w:rPr>
          <w:rFonts w:ascii="Palatino Linotype" w:hAnsi="Palatino Linotype" w:cs="Times New Roman"/>
          <w:sz w:val="22"/>
          <w:szCs w:val="22"/>
        </w:rPr>
        <w:t>% at the maximum current). (b) The non-kinetic losses replotted from zero on an expanded millivolt scale, showing that the ionomer-film mass-transport resistance introduced in Stage 4 is the largest of the otherwise-small non-kinetic contributions, exceeding both the gas-phase and ohmic terms.</w:t>
      </w:r>
    </w:p>
    <w:p w14:paraId="12895226" w14:textId="3448C6C5" w:rsidR="002B6467" w:rsidRDefault="002B6467" w:rsidP="002B6467">
      <w:pPr>
        <w:jc w:val="both"/>
        <w:rPr>
          <w:rFonts w:ascii="Palatino Linotype" w:hAnsi="Palatino Linotype" w:cs="Times New Roman"/>
          <w:sz w:val="22"/>
          <w:szCs w:val="22"/>
        </w:rPr>
      </w:pPr>
      <w:r w:rsidRPr="00B11AA6">
        <w:rPr>
          <w:rFonts w:ascii="Palatino Linotype" w:hAnsi="Palatino Linotype" w:cs="Times New Roman"/>
          <w:b/>
          <w:sz w:val="22"/>
          <w:szCs w:val="22"/>
        </w:rPr>
        <w:t>Limit-check</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00EF74ED">
        <w:rPr>
          <w:rFonts w:ascii="Palatino Linotype" w:hAnsi="Palatino Linotype" w:cs="Times New Roman"/>
          <w:sz w:val="22"/>
          <w:szCs w:val="22"/>
        </w:rPr>
        <w:t>A</w:t>
      </w:r>
      <w:r w:rsidRPr="00B11AA6">
        <w:rPr>
          <w:rFonts w:ascii="Palatino Linotype" w:hAnsi="Palatino Linotype" w:cs="Times New Roman"/>
          <w:sz w:val="22"/>
          <w:szCs w:val="22"/>
        </w:rPr>
        <w:t xml:space="preserve">s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oMath>
      <w:r w:rsidRPr="00B11AA6">
        <w:rPr>
          <w:rFonts w:ascii="Palatino Linotype" w:hAnsi="Palatino Linotype" w:cs="Times New Roman"/>
          <w:sz w:val="22"/>
          <w:szCs w:val="22"/>
        </w:rPr>
        <w:t xml:space="preserve"> the finite-rate transfer becomes instantaneous and the Stage 4 polarization curve and profiles collapse onto </w:t>
      </w:r>
      <w:r w:rsidR="00EF74ED">
        <w:rPr>
          <w:rFonts w:ascii="Palatino Linotype" w:hAnsi="Palatino Linotype" w:cs="Times New Roman"/>
          <w:sz w:val="22"/>
          <w:szCs w:val="22"/>
        </w:rPr>
        <w:t xml:space="preserve">those calculated at </w:t>
      </w:r>
      <w:r w:rsidRPr="00B11AA6">
        <w:rPr>
          <w:rFonts w:ascii="Palatino Linotype" w:hAnsi="Palatino Linotype" w:cs="Times New Roman"/>
          <w:sz w:val="22"/>
          <w:szCs w:val="22"/>
        </w:rPr>
        <w:t>Stage 3 to within 1%</w:t>
      </w:r>
      <w:r w:rsidR="004E671D" w:rsidRPr="00B11AA6">
        <w:rPr>
          <w:rFonts w:ascii="Palatino Linotype" w:hAnsi="Palatino Linotype" w:cs="Times New Roman"/>
          <w:sz w:val="22"/>
          <w:szCs w:val="22"/>
        </w:rPr>
        <w:t xml:space="preserve">. </w:t>
      </w:r>
      <w:r w:rsidR="004E671D" w:rsidRPr="00B11AA6">
        <w:rPr>
          <w:rFonts w:ascii="Palatino Linotype" w:hAnsi="Palatino Linotype" w:cs="Times New Roman"/>
          <w:sz w:val="22"/>
          <w:szCs w:val="22"/>
        </w:rPr>
        <w:fldChar w:fldCharType="begin"/>
      </w:r>
      <w:r w:rsidR="004E671D" w:rsidRPr="00B11AA6">
        <w:rPr>
          <w:rFonts w:ascii="Palatino Linotype" w:hAnsi="Palatino Linotype" w:cs="Times New Roman"/>
          <w:sz w:val="22"/>
          <w:szCs w:val="22"/>
        </w:rPr>
        <w:instrText xml:space="preserve"> REF fig12 \h </w:instrText>
      </w:r>
      <w:r w:rsidR="004E671D" w:rsidRPr="00B11AA6">
        <w:rPr>
          <w:rFonts w:ascii="Palatino Linotype" w:hAnsi="Palatino Linotype" w:cs="Times New Roman"/>
          <w:sz w:val="22"/>
          <w:szCs w:val="22"/>
        </w:rPr>
      </w:r>
      <w:r w:rsidR="004E671D"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14</w:t>
      </w:r>
      <w:r w:rsidR="004E671D" w:rsidRPr="00B11AA6">
        <w:rPr>
          <w:rFonts w:ascii="Palatino Linotype" w:hAnsi="Palatino Linotype" w:cs="Times New Roman"/>
          <w:sz w:val="22"/>
          <w:szCs w:val="22"/>
        </w:rPr>
        <w:fldChar w:fldCharType="end"/>
      </w:r>
      <w:r w:rsidR="004E671D" w:rsidRPr="00B11AA6">
        <w:rPr>
          <w:rFonts w:ascii="Palatino Linotype" w:hAnsi="Palatino Linotype" w:cs="Times New Roman"/>
          <w:sz w:val="22"/>
          <w:szCs w:val="22"/>
        </w:rPr>
        <w:t xml:space="preserve"> sweeps the interphase transfer coefficient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oMath>
      <w:r w:rsidR="004E671D" w:rsidRPr="00B11AA6">
        <w:rPr>
          <w:rFonts w:ascii="Palatino Linotype" w:hAnsi="Palatino Linotype" w:cs="Times New Roman"/>
          <w:sz w:val="22"/>
          <w:szCs w:val="22"/>
        </w:rPr>
        <w:t xml:space="preserve"> and recovers the Stage 3 limiting current as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oMath>
      <w:r w:rsidR="00894B66" w:rsidRPr="00B11AA6">
        <w:rPr>
          <w:rFonts w:ascii="Palatino Linotype" w:eastAsiaTheme="minorEastAsia" w:hAnsi="Palatino Linotype" w:cs="Times New Roman"/>
          <w:sz w:val="22"/>
          <w:szCs w:val="22"/>
        </w:rPr>
        <w:t>,</w:t>
      </w:r>
      <w:r w:rsidR="00894B66" w:rsidRPr="00B11AA6">
        <w:rPr>
          <w:rFonts w:ascii="Palatino Linotype" w:hAnsi="Palatino Linotype" w:cs="Times New Roman"/>
          <w:sz w:val="22"/>
          <w:szCs w:val="22"/>
        </w:rPr>
        <w:t xml:space="preserve"> </w:t>
      </w:r>
      <w:r w:rsidR="004E671D" w:rsidRPr="00B11AA6">
        <w:rPr>
          <w:rFonts w:ascii="Palatino Linotype" w:hAnsi="Palatino Linotype" w:cs="Times New Roman"/>
          <w:sz w:val="22"/>
          <w:szCs w:val="22"/>
        </w:rPr>
        <w:t xml:space="preserve">the instantaneous-equilibrium limit, confirming that Stage 3 is the fast-transfer special case of Stage </w:t>
      </w:r>
      <w:commentRangeStart w:id="50"/>
      <w:r w:rsidR="004E671D" w:rsidRPr="00B11AA6">
        <w:rPr>
          <w:rFonts w:ascii="Palatino Linotype" w:hAnsi="Palatino Linotype" w:cs="Times New Roman"/>
          <w:sz w:val="22"/>
          <w:szCs w:val="22"/>
        </w:rPr>
        <w:t>4</w:t>
      </w:r>
      <w:commentRangeEnd w:id="50"/>
      <w:r w:rsidR="006015E9" w:rsidRPr="00B11AA6">
        <w:rPr>
          <w:rStyle w:val="CommentReference"/>
          <w:rFonts w:ascii="Palatino Linotype" w:hAnsi="Palatino Linotype" w:cs="Times New Roman"/>
          <w:sz w:val="22"/>
          <w:szCs w:val="22"/>
        </w:rPr>
        <w:commentReference w:id="50"/>
      </w:r>
      <w:r w:rsidR="004E671D" w:rsidRPr="00B11AA6">
        <w:rPr>
          <w:rFonts w:ascii="Palatino Linotype" w:hAnsi="Palatino Linotype" w:cs="Times New Roman"/>
          <w:sz w:val="22"/>
          <w:szCs w:val="22"/>
        </w:rPr>
        <w:t>.</w:t>
      </w:r>
    </w:p>
    <w:p w14:paraId="09613951" w14:textId="346B47CB" w:rsidR="006D080C" w:rsidRPr="00D9110E" w:rsidRDefault="006D080C" w:rsidP="002B6467">
      <w:pPr>
        <w:jc w:val="both"/>
        <w:rPr>
          <w:rFonts w:ascii="Palatino Linotype" w:hAnsi="Palatino Linotype" w:cs="Times New Roman"/>
          <w:sz w:val="22"/>
          <w:szCs w:val="22"/>
        </w:rPr>
      </w:pPr>
      <w:r w:rsidRPr="006D080C">
        <w:rPr>
          <w:rFonts w:ascii="Palatino Linotype" w:hAnsi="Palatino Linotype" w:cs="Times New Roman"/>
          <w:b/>
          <w:bCs/>
          <w:sz w:val="22"/>
          <w:szCs w:val="22"/>
        </w:rPr>
        <w:t>Result:</w:t>
      </w:r>
      <w:r>
        <w:rPr>
          <w:rFonts w:ascii="Palatino Linotype" w:hAnsi="Palatino Linotype" w:cs="Times New Roman"/>
          <w:b/>
          <w:bCs/>
          <w:sz w:val="22"/>
          <w:szCs w:val="22"/>
        </w:rPr>
        <w:t xml:space="preserve"> </w:t>
      </w:r>
      <w:r>
        <w:rPr>
          <w:rFonts w:ascii="Palatino Linotype" w:hAnsi="Palatino Linotype" w:cs="Times New Roman"/>
          <w:sz w:val="22"/>
          <w:szCs w:val="22"/>
        </w:rPr>
        <w:t>Implementing the finite-rate interphase transfer throttles O</w:t>
      </w:r>
      <w:r w:rsidRPr="006D080C">
        <w:rPr>
          <w:rFonts w:ascii="Palatino Linotype" w:hAnsi="Palatino Linotype" w:cs="Times New Roman"/>
          <w:sz w:val="22"/>
          <w:szCs w:val="22"/>
          <w:vertAlign w:val="subscript"/>
        </w:rPr>
        <w:t>2</w:t>
      </w:r>
      <w:r>
        <w:rPr>
          <w:rFonts w:ascii="Palatino Linotype" w:hAnsi="Palatino Linotype" w:cs="Times New Roman"/>
          <w:sz w:val="22"/>
          <w:szCs w:val="22"/>
          <w:vertAlign w:val="subscript"/>
        </w:rPr>
        <w:t xml:space="preserve"> </w:t>
      </w:r>
      <w:r>
        <w:rPr>
          <w:rFonts w:ascii="Palatino Linotype" w:hAnsi="Palatino Linotype" w:cs="Times New Roman"/>
          <w:sz w:val="22"/>
          <w:szCs w:val="22"/>
        </w:rPr>
        <w:t xml:space="preserve">delivery to the reaction sites which pulls the limiting current below that in Stage 3. </w:t>
      </w:r>
      <w:r w:rsidR="00D9110E">
        <w:rPr>
          <w:rFonts w:ascii="Palatino Linotype" w:hAnsi="Palatino Linotype" w:cs="Times New Roman"/>
          <w:sz w:val="22"/>
          <w:szCs w:val="22"/>
        </w:rPr>
        <w:t xml:space="preserve">The effect of this resistance is directly visible in </w:t>
      </w:r>
      <w:r w:rsidR="00D9110E">
        <w:rPr>
          <w:rFonts w:ascii="Palatino Linotype" w:hAnsi="Palatino Linotype" w:cs="Times New Roman"/>
          <w:b/>
          <w:bCs/>
          <w:sz w:val="22"/>
          <w:szCs w:val="22"/>
        </w:rPr>
        <w:t xml:space="preserve">Figure 12 </w:t>
      </w:r>
      <w:r w:rsidR="00D9110E">
        <w:rPr>
          <w:rFonts w:ascii="Palatino Linotype" w:hAnsi="Palatino Linotype" w:cs="Times New Roman"/>
          <w:sz w:val="22"/>
          <w:szCs w:val="22"/>
        </w:rPr>
        <w:t>as the gap between the dissolved O</w:t>
      </w:r>
      <w:r w:rsidR="00D9110E" w:rsidRPr="006D080C">
        <w:rPr>
          <w:rFonts w:ascii="Palatino Linotype" w:hAnsi="Palatino Linotype" w:cs="Times New Roman"/>
          <w:sz w:val="22"/>
          <w:szCs w:val="22"/>
          <w:vertAlign w:val="subscript"/>
        </w:rPr>
        <w:t>2</w:t>
      </w:r>
      <w:r w:rsidR="00D9110E">
        <w:rPr>
          <w:rFonts w:ascii="Palatino Linotype" w:hAnsi="Palatino Linotype" w:cs="Times New Roman"/>
          <w:sz w:val="22"/>
          <w:szCs w:val="22"/>
          <w:vertAlign w:val="subscript"/>
        </w:rPr>
        <w:t xml:space="preserve"> </w:t>
      </w:r>
      <w:r w:rsidR="00D9110E">
        <w:rPr>
          <w:rFonts w:ascii="Palatino Linotype" w:hAnsi="Palatino Linotype" w:cs="Times New Roman"/>
          <w:sz w:val="22"/>
          <w:szCs w:val="22"/>
        </w:rPr>
        <w:t>profile and its local Henry’s law equilibrium value.</w:t>
      </w:r>
    </w:p>
    <w:p w14:paraId="42A922B9" w14:textId="5794B73D" w:rsidR="00F33E62" w:rsidRPr="00B11AA6" w:rsidRDefault="00F33E62" w:rsidP="002B6467">
      <w:pPr>
        <w:jc w:val="center"/>
        <w:rPr>
          <w:rFonts w:ascii="Palatino Linotype" w:hAnsi="Palatino Linotype" w:cs="Times New Roman"/>
          <w:sz w:val="22"/>
          <w:szCs w:val="22"/>
        </w:rPr>
      </w:pPr>
      <w:r w:rsidRPr="00B11AA6">
        <w:rPr>
          <w:rFonts w:ascii="Palatino Linotype" w:hAnsi="Palatino Linotype" w:cs="Times New Roman"/>
          <w:noProof/>
          <w:sz w:val="22"/>
          <w:szCs w:val="22"/>
        </w:rPr>
        <w:lastRenderedPageBreak/>
        <w:drawing>
          <wp:inline distT="0" distB="0" distL="0" distR="0" wp14:anchorId="0F2DD1EF" wp14:editId="747540D9">
            <wp:extent cx="2871356" cy="2153897"/>
            <wp:effectExtent l="0" t="0" r="5715" b="0"/>
            <wp:docPr id="187193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38332" name="Picture 1"/>
                    <pic:cNvPicPr/>
                  </pic:nvPicPr>
                  <pic:blipFill>
                    <a:blip r:embed="rId25"/>
                    <a:stretch>
                      <a:fillRect/>
                    </a:stretch>
                  </pic:blipFill>
                  <pic:spPr>
                    <a:xfrm>
                      <a:off x="0" y="0"/>
                      <a:ext cx="2871356" cy="2153897"/>
                    </a:xfrm>
                    <a:prstGeom prst="rect">
                      <a:avLst/>
                    </a:prstGeom>
                  </pic:spPr>
                </pic:pic>
              </a:graphicData>
            </a:graphic>
          </wp:inline>
        </w:drawing>
      </w:r>
    </w:p>
    <w:p w14:paraId="27072703" w14:textId="7251CCE2" w:rsidR="007E25FD" w:rsidRPr="00B11AA6" w:rsidRDefault="00F33E62" w:rsidP="00910DB9">
      <w:pPr>
        <w:jc w:val="both"/>
        <w:rPr>
          <w:rFonts w:ascii="Lato" w:hAnsi="Lato" w:cs="Times New Roman"/>
          <w:b/>
          <w:szCs w:val="22"/>
        </w:rPr>
      </w:pPr>
      <w:bookmarkStart w:id="51" w:name="fig12"/>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14</w:t>
      </w:r>
      <w:r w:rsidRPr="00B11AA6">
        <w:rPr>
          <w:rFonts w:ascii="Palatino Linotype" w:hAnsi="Palatino Linotype" w:cs="Times New Roman"/>
          <w:b/>
          <w:sz w:val="22"/>
          <w:szCs w:val="22"/>
        </w:rPr>
        <w:fldChar w:fldCharType="end"/>
      </w:r>
      <w:bookmarkEnd w:id="51"/>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Limiting current versus interphase transfer rate. The Stage 4 limiting current rises with the volumetric interphase transfer coefficient </w:t>
      </w: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 xml:space="preserve"> = </m:t>
        </m:r>
        <m:sSub>
          <m:sSubPr>
            <m:ctrlPr>
              <w:rPr>
                <w:rFonts w:ascii="Cambria Math" w:hAnsi="Cambria Math" w:cs="Times New Roman"/>
                <w:i/>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MT</m:t>
            </m:r>
          </m:sub>
        </m:sSub>
        <m:sSub>
          <m:sSubPr>
            <m:ctrlPr>
              <w:rPr>
                <w:rFonts w:ascii="Cambria Math" w:hAnsi="Cambria Math" w:cs="Times New Roman"/>
                <w:i/>
                <w:sz w:val="22"/>
                <w:szCs w:val="22"/>
              </w:rPr>
            </m:ctrlPr>
          </m:sSubPr>
          <m:e>
            <m:r>
              <w:rPr>
                <w:rFonts w:ascii="Cambria Math" w:hAnsi="Cambria Math" w:cs="Times New Roman"/>
                <w:sz w:val="22"/>
                <w:szCs w:val="22"/>
              </w:rPr>
              <m:t>a</m:t>
            </m:r>
          </m:e>
          <m:sub>
            <m:r>
              <m:rPr>
                <m:sty m:val="p"/>
              </m:rPr>
              <w:rPr>
                <w:rFonts w:ascii="Cambria Math" w:hAnsi="Cambria Math" w:cs="Times New Roman"/>
                <w:sz w:val="22"/>
                <w:szCs w:val="22"/>
              </w:rPr>
              <m:t>GL</m:t>
            </m:r>
          </m:sub>
        </m:sSub>
      </m:oMath>
      <w:r w:rsidRPr="00B11AA6">
        <w:rPr>
          <w:rFonts w:ascii="Palatino Linotype" w:hAnsi="Palatino Linotype" w:cs="Times New Roman"/>
          <w:sz w:val="22"/>
          <w:szCs w:val="22"/>
        </w:rPr>
        <w:t xml:space="preserve"> and saturates at the Stage 3 (instantaneous-equilibrium,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oMath>
      <w:r w:rsidRPr="00B11AA6">
        <w:rPr>
          <w:rFonts w:ascii="Palatino Linotype" w:hAnsi="Palatino Linotype" w:cs="Times New Roman"/>
          <w:sz w:val="22"/>
          <w:szCs w:val="22"/>
        </w:rPr>
        <w:t xml:space="preserve">) value (dashed line). The star marks the default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oMath>
      <w:r w:rsidR="006D22E1"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 = </w:t>
      </w:r>
      <m:oMath>
        <m:r>
          <w:rPr>
            <w:rFonts w:ascii="Cambria Math" w:hAnsi="Cambria Math" w:cs="Times New Roman"/>
            <w:sz w:val="22"/>
            <w:szCs w:val="22"/>
          </w:rPr>
          <m:t>5×</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4</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m:rPr>
                <m:sty m:val="p"/>
              </m:rPr>
              <w:rPr>
                <w:rFonts w:ascii="Cambria Math" w:hAnsi="Cambria Math" w:cs="Times New Roman"/>
                <w:sz w:val="22"/>
                <w:szCs w:val="22"/>
              </w:rPr>
              <m:t>s</m:t>
            </m:r>
          </m:e>
          <m:sup>
            <m:r>
              <w:rPr>
                <w:rFonts w:ascii="Cambria Math" w:hAnsi="Cambria Math" w:cs="Times New Roman"/>
                <w:sz w:val="22"/>
                <w:szCs w:val="22"/>
              </w:rPr>
              <m:t>-1</m:t>
            </m:r>
          </m:sup>
        </m:sSup>
        <m:r>
          <w:rPr>
            <w:rFonts w:ascii="Cambria Math" w:hAnsi="Cambria Math" w:cs="Times New Roman"/>
            <w:sz w:val="22"/>
            <w:szCs w:val="22"/>
          </w:rPr>
          <m:t>,</m:t>
        </m:r>
      </m:oMath>
      <w:r w:rsidRPr="00B11AA6">
        <w:rPr>
          <w:rFonts w:ascii="Palatino Linotype" w:hAnsi="Palatino Linotype" w:cs="Times New Roman"/>
          <w:sz w:val="22"/>
          <w:szCs w:val="22"/>
        </w:rPr>
        <w:t xml:space="preserve"> at which the film resistance still measurably limits the current.</w:t>
      </w:r>
    </w:p>
    <w:p w14:paraId="353F8601" w14:textId="18A7B4E4" w:rsidR="00910DB9" w:rsidRPr="00B11AA6" w:rsidRDefault="00910DB9" w:rsidP="006D22E1">
      <w:pPr>
        <w:rPr>
          <w:rFonts w:ascii="Palatino Linotype" w:eastAsiaTheme="majorEastAsia" w:hAnsi="Palatino Linotype" w:cstheme="majorBidi"/>
          <w:sz w:val="22"/>
          <w:szCs w:val="22"/>
        </w:rPr>
      </w:pPr>
      <w:r w:rsidRPr="00B11AA6">
        <w:rPr>
          <w:rFonts w:ascii="Lato" w:hAnsi="Lato"/>
          <w:b/>
          <w:szCs w:val="22"/>
        </w:rPr>
        <w:t xml:space="preserve">Limitations of Python and </w:t>
      </w:r>
      <w:r w:rsidR="007B5146">
        <w:rPr>
          <w:rFonts w:ascii="Lato" w:hAnsi="Lato"/>
          <w:b/>
          <w:szCs w:val="22"/>
        </w:rPr>
        <w:t>When to Use</w:t>
      </w:r>
      <w:r w:rsidR="007B5146" w:rsidRPr="00B11AA6">
        <w:rPr>
          <w:rFonts w:ascii="Lato" w:hAnsi="Lato"/>
          <w:b/>
          <w:szCs w:val="22"/>
        </w:rPr>
        <w:t xml:space="preserve"> </w:t>
      </w:r>
      <w:r w:rsidRPr="00B11AA6">
        <w:rPr>
          <w:rFonts w:ascii="Lato" w:hAnsi="Lato"/>
          <w:b/>
          <w:szCs w:val="22"/>
        </w:rPr>
        <w:t>Specialized Software</w:t>
      </w:r>
    </w:p>
    <w:p w14:paraId="6104948A" w14:textId="18776CF8"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hand-coded Python approach developed in this </w:t>
      </w:r>
      <w:r w:rsidR="00857B31">
        <w:rPr>
          <w:rFonts w:ascii="Palatino Linotype" w:hAnsi="Palatino Linotype" w:cs="Times New Roman"/>
          <w:sz w:val="22"/>
          <w:szCs w:val="22"/>
        </w:rPr>
        <w:t>chapter</w:t>
      </w:r>
      <w:r w:rsidR="00857B31"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is deliberately minimal</w:t>
      </w:r>
      <w:r w:rsidR="00EF74ED">
        <w:rPr>
          <w:rFonts w:ascii="Palatino Linotype" w:hAnsi="Palatino Linotype" w:cs="Times New Roman"/>
          <w:sz w:val="22"/>
          <w:szCs w:val="22"/>
        </w:rPr>
        <w:t>.</w:t>
      </w:r>
      <w:r w:rsidRPr="00B11AA6">
        <w:rPr>
          <w:rFonts w:ascii="Palatino Linotype" w:hAnsi="Palatino Linotype" w:cs="Times New Roman"/>
          <w:sz w:val="22"/>
          <w:szCs w:val="22"/>
        </w:rPr>
        <w:t xml:space="preserve"> This transparency </w:t>
      </w:r>
      <w:r w:rsidR="00FB76A7">
        <w:rPr>
          <w:rFonts w:ascii="Palatino Linotype" w:hAnsi="Palatino Linotype" w:cs="Times New Roman"/>
          <w:sz w:val="22"/>
          <w:szCs w:val="22"/>
        </w:rPr>
        <w:t xml:space="preserve">into the </w:t>
      </w:r>
      <w:r w:rsidR="00914189">
        <w:rPr>
          <w:rFonts w:ascii="Palatino Linotype" w:hAnsi="Palatino Linotype" w:cs="Times New Roman"/>
          <w:sz w:val="22"/>
          <w:szCs w:val="22"/>
        </w:rPr>
        <w:t xml:space="preserve">FVM discretization and Newton iteration </w:t>
      </w:r>
      <w:r w:rsidRPr="00B11AA6">
        <w:rPr>
          <w:rFonts w:ascii="Palatino Linotype" w:hAnsi="Palatino Linotype" w:cs="Times New Roman"/>
          <w:sz w:val="22"/>
          <w:szCs w:val="22"/>
        </w:rPr>
        <w:t xml:space="preserve">is its primary virtue and its primary limitation. As the physical system grows in complexity </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more coupled species, stiffer kinetics, higher spatial dimensionality</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the hand-coded approach hits fundamental walls that no amount of NumPy optimization can overcome. This section describes those walls and introduces the software tools purpose-built to scale past them.</w:t>
      </w:r>
    </w:p>
    <w:p w14:paraId="07C34EDC" w14:textId="0D643748" w:rsidR="00910DB9" w:rsidRPr="00B11AA6" w:rsidRDefault="00910DB9" w:rsidP="00910DB9">
      <w:pPr>
        <w:jc w:val="both"/>
        <w:rPr>
          <w:rFonts w:ascii="Lato" w:hAnsi="Lato" w:cs="Times New Roman"/>
          <w:b/>
          <w:bCs/>
          <w:szCs w:val="22"/>
        </w:rPr>
      </w:pPr>
      <w:commentRangeStart w:id="52"/>
      <w:r w:rsidRPr="00B11AA6">
        <w:rPr>
          <w:rFonts w:ascii="Lato" w:hAnsi="Lato" w:cs="Times New Roman"/>
          <w:b/>
          <w:bCs/>
          <w:szCs w:val="22"/>
        </w:rPr>
        <w:t>Stiff Systems: Re</w:t>
      </w:r>
      <w:r w:rsidR="002059E9">
        <w:rPr>
          <w:rFonts w:ascii="Lato" w:hAnsi="Lato" w:cs="Times New Roman"/>
          <w:b/>
          <w:bCs/>
          <w:szCs w:val="22"/>
        </w:rPr>
        <w:t>actions</w:t>
      </w:r>
      <w:r w:rsidRPr="00B11AA6">
        <w:rPr>
          <w:rFonts w:ascii="Lato" w:hAnsi="Lato" w:cs="Times New Roman"/>
          <w:b/>
          <w:bCs/>
          <w:szCs w:val="22"/>
        </w:rPr>
        <w:t xml:space="preserve"> with </w:t>
      </w:r>
      <w:r w:rsidR="00CF17B7">
        <w:rPr>
          <w:rFonts w:ascii="Lato" w:hAnsi="Lato" w:cs="Times New Roman"/>
          <w:b/>
          <w:bCs/>
          <w:szCs w:val="22"/>
        </w:rPr>
        <w:t xml:space="preserve">Coupled </w:t>
      </w:r>
      <w:r w:rsidRPr="00B11AA6">
        <w:rPr>
          <w:rFonts w:ascii="Lato" w:hAnsi="Lato" w:cs="Times New Roman"/>
          <w:b/>
          <w:bCs/>
          <w:szCs w:val="22"/>
        </w:rPr>
        <w:t xml:space="preserve">Chemical </w:t>
      </w:r>
      <w:r w:rsidR="00CF17B7">
        <w:rPr>
          <w:rFonts w:ascii="Lato" w:hAnsi="Lato" w:cs="Times New Roman"/>
          <w:b/>
          <w:bCs/>
          <w:szCs w:val="22"/>
        </w:rPr>
        <w:t>Equilibria</w:t>
      </w:r>
      <w:commentRangeEnd w:id="52"/>
      <w:r w:rsidR="002059E9" w:rsidRPr="00B11AA6">
        <w:rPr>
          <w:rStyle w:val="CommentReference"/>
          <w:rFonts w:ascii="Lato" w:hAnsi="Lato" w:cs="Times New Roman"/>
          <w:b/>
          <w:bCs/>
          <w:sz w:val="24"/>
          <w:szCs w:val="22"/>
        </w:rPr>
        <w:commentReference w:id="52"/>
      </w:r>
    </w:p>
    <w:p w14:paraId="6AB50C1C"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What is stiffness?</w:t>
      </w:r>
      <w:r w:rsidRPr="00B11AA6">
        <w:rPr>
          <w:rFonts w:ascii="Palatino Linotype" w:hAnsi="Palatino Linotype" w:cs="Times New Roman"/>
          <w:sz w:val="22"/>
          <w:szCs w:val="22"/>
        </w:rPr>
        <w:t xml:space="preserve"> A system of ODEs or PDEs is called </w:t>
      </w:r>
      <w:r w:rsidRPr="00B11AA6">
        <w:rPr>
          <w:rFonts w:ascii="Palatino Linotype" w:hAnsi="Palatino Linotype" w:cs="Times New Roman"/>
          <w:i/>
          <w:iCs/>
          <w:sz w:val="22"/>
          <w:szCs w:val="22"/>
        </w:rPr>
        <w:t>stiff</w:t>
      </w:r>
      <w:r w:rsidRPr="00B11AA6">
        <w:rPr>
          <w:rFonts w:ascii="Palatino Linotype" w:hAnsi="Palatino Linotype" w:cs="Times New Roman"/>
          <w:sz w:val="22"/>
          <w:szCs w:val="22"/>
        </w:rPr>
        <w:t xml:space="preserve"> when it contains processes that operate on vastly different time or length scales simultaneously. Numerically, stiffness manifests as a Jacobian whose eigenvalues span many orders of magnitude. Explicit solvers and naive Newton implementations are forced to take extremely small steps to resolve the fast dynamics, making the computation either prohibitively slow or outright unstable.</w:t>
      </w:r>
    </w:p>
    <w:p w14:paraId="3E9E853C" w14:textId="18215404"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PEMFC cathode model in this paper is </w:t>
      </w:r>
      <w:r w:rsidRPr="00B11AA6">
        <w:rPr>
          <w:rFonts w:ascii="Palatino Linotype" w:hAnsi="Palatino Linotype" w:cs="Times New Roman"/>
          <w:i/>
          <w:iCs/>
          <w:sz w:val="22"/>
          <w:szCs w:val="22"/>
        </w:rPr>
        <w:t>not</w:t>
      </w:r>
      <w:r w:rsidRPr="00B11AA6">
        <w:rPr>
          <w:rFonts w:ascii="Palatino Linotype" w:hAnsi="Palatino Linotype" w:cs="Times New Roman"/>
          <w:sz w:val="22"/>
          <w:szCs w:val="22"/>
        </w:rPr>
        <w:t xml:space="preserve"> particularly stiff: it contains </w:t>
      </w:r>
      <w:r w:rsidR="005651F1" w:rsidRPr="00B11AA6">
        <w:rPr>
          <w:rFonts w:ascii="Palatino Linotype" w:hAnsi="Palatino Linotype" w:cs="Times New Roman"/>
          <w:sz w:val="22"/>
          <w:szCs w:val="22"/>
        </w:rPr>
        <w:t>at most five coupled fields (three in the Stage 1 core)</w:t>
      </w:r>
      <w:r w:rsidRPr="00B11AA6">
        <w:rPr>
          <w:rFonts w:ascii="Palatino Linotype" w:hAnsi="Palatino Linotype" w:cs="Times New Roman"/>
          <w:sz w:val="22"/>
          <w:szCs w:val="22"/>
        </w:rPr>
        <w:t>, a single kinetic expression, and Bruggeman-corrected transport coefficients that vary smoothly in space. The Newton solver converges in under 20 iterations at every voltage point.</w:t>
      </w:r>
    </w:p>
    <w:p w14:paraId="626A1A53" w14:textId="7855BFCE" w:rsidR="00910DB9" w:rsidRPr="00B11AA6" w:rsidRDefault="003832EB" w:rsidP="00910DB9">
      <w:pPr>
        <w:jc w:val="both"/>
        <w:rPr>
          <w:rFonts w:ascii="Palatino Linotype" w:hAnsi="Palatino Linotype" w:cs="Times New Roman"/>
          <w:sz w:val="22"/>
          <w:szCs w:val="22"/>
        </w:rPr>
      </w:pPr>
      <w:r>
        <w:rPr>
          <w:rFonts w:ascii="Palatino Linotype" w:hAnsi="Palatino Linotype" w:cs="Times New Roman"/>
          <w:b/>
          <w:bCs/>
          <w:sz w:val="22"/>
          <w:szCs w:val="22"/>
        </w:rPr>
        <w:t>Reactions introducing</w:t>
      </w:r>
      <w:r w:rsidR="00FE510E" w:rsidRPr="00B11AA6">
        <w:rPr>
          <w:rFonts w:ascii="Palatino Linotype" w:hAnsi="Palatino Linotype" w:cs="Times New Roman"/>
          <w:b/>
          <w:bCs/>
          <w:sz w:val="22"/>
          <w:szCs w:val="22"/>
        </w:rPr>
        <w:t xml:space="preserve"> severe stiffness</w:t>
      </w:r>
      <w:r>
        <w:rPr>
          <w:rFonts w:ascii="Palatino Linotype" w:hAnsi="Palatino Linotype" w:cs="Times New Roman"/>
          <w:b/>
          <w:bCs/>
          <w:sz w:val="22"/>
          <w:szCs w:val="22"/>
        </w:rPr>
        <w:t>:</w:t>
      </w:r>
      <w:r w:rsidR="00FE510E" w:rsidRPr="00B11AA6">
        <w:rPr>
          <w:rFonts w:ascii="Palatino Linotype" w:hAnsi="Palatino Linotype" w:cs="Times New Roman"/>
          <w:sz w:val="22"/>
          <w:szCs w:val="22"/>
        </w:rPr>
        <w:t xml:space="preserve"> In CO₂ reduction electrolyzers (CO₂R), the local chemical environment is controlled by a set of fast, reversible buffer equilibria involving CO₂, HCO₃⁻, CO₃²⁻, OH⁻, and H⁺:</w:t>
      </w:r>
    </w:p>
    <w:tbl>
      <w:tblPr>
        <w:tblW w:w="9360" w:type="dxa"/>
        <w:tblInd w:w="-90" w:type="dxa"/>
        <w:tblBorders>
          <w:insideH w:val="nil"/>
          <w:insideV w:val="nil"/>
        </w:tblBorders>
        <w:tblLayout w:type="fixed"/>
        <w:tblLook w:val="0400" w:firstRow="0" w:lastRow="0" w:firstColumn="0" w:lastColumn="0" w:noHBand="0" w:noVBand="1"/>
      </w:tblPr>
      <w:tblGrid>
        <w:gridCol w:w="2700"/>
        <w:gridCol w:w="3330"/>
        <w:gridCol w:w="2395"/>
        <w:gridCol w:w="935"/>
      </w:tblGrid>
      <w:tr w:rsidR="0036183A" w:rsidRPr="00B11AA6" w14:paraId="39C1FD56" w14:textId="77777777" w:rsidTr="006F796C">
        <w:tc>
          <w:tcPr>
            <w:tcW w:w="2700" w:type="dxa"/>
            <w:tcBorders>
              <w:top w:val="nil"/>
              <w:left w:val="nil"/>
              <w:bottom w:val="nil"/>
              <w:right w:val="nil"/>
            </w:tcBorders>
            <w:vAlign w:val="center"/>
          </w:tcPr>
          <w:p w14:paraId="4DA17185" w14:textId="77777777" w:rsidR="0036183A" w:rsidRPr="00B11AA6" w:rsidRDefault="00716590" w:rsidP="002D7A00">
            <w:pPr>
              <w:spacing w:line="240" w:lineRule="auto"/>
              <w:jc w:val="right"/>
              <w:rPr>
                <w:rFonts w:eastAsia="Times New Roman" w:cs="Times New Roman"/>
              </w:rPr>
            </w:pPr>
            <m:oMathPara>
              <m:oMathParaPr>
                <m:jc m:val="right"/>
              </m:oMathParaPr>
              <m:oMath>
                <m:sSub>
                  <m:sSubPr>
                    <m:ctrlPr>
                      <w:rPr>
                        <w:rFonts w:ascii="TeX Gyre Pagella Math" w:eastAsia="Cambria Math" w:hAnsi="TeX Gyre Pagella Math" w:cstheme="minorHAnsi"/>
                        <w:iCs/>
                      </w:rPr>
                    </m:ctrlPr>
                  </m:sSubPr>
                  <m:e>
                    <m:r>
                      <m:rPr>
                        <m:sty m:val="p"/>
                      </m:rPr>
                      <w:rPr>
                        <w:rFonts w:ascii="TeX Gyre Pagella Math" w:eastAsia="Cambria Math" w:hAnsi="TeX Gyre Pagella Math" w:cstheme="minorHAnsi"/>
                      </w:rPr>
                      <m:t>H</m:t>
                    </m:r>
                  </m:e>
                  <m:sub>
                    <m:r>
                      <m:rPr>
                        <m:sty m:val="p"/>
                      </m:rPr>
                      <w:rPr>
                        <w:rFonts w:ascii="TeX Gyre Pagella Math" w:eastAsia="Cambria Math" w:hAnsi="TeX Gyre Pagella Math" w:cstheme="minorHAnsi"/>
                      </w:rPr>
                      <m:t>2</m:t>
                    </m:r>
                  </m:sub>
                </m:sSub>
                <m:r>
                  <m:rPr>
                    <m:sty m:val="p"/>
                  </m:rPr>
                  <w:rPr>
                    <w:rFonts w:ascii="TeX Gyre Pagella Math" w:eastAsia="Cambria Math" w:hAnsi="TeX Gyre Pagella Math" w:cstheme="minorHAnsi"/>
                  </w:rPr>
                  <m:t>O</m:t>
                </m:r>
              </m:oMath>
            </m:oMathPara>
          </w:p>
        </w:tc>
        <w:tc>
          <w:tcPr>
            <w:tcW w:w="3330" w:type="dxa"/>
            <w:tcBorders>
              <w:top w:val="nil"/>
              <w:left w:val="nil"/>
              <w:bottom w:val="nil"/>
              <w:right w:val="nil"/>
            </w:tcBorders>
            <w:vAlign w:val="center"/>
          </w:tcPr>
          <w:p w14:paraId="458CCD97" w14:textId="77777777" w:rsidR="0036183A" w:rsidRPr="00B11AA6" w:rsidRDefault="00716590" w:rsidP="002D7A00">
            <w:pPr>
              <w:spacing w:line="240" w:lineRule="auto"/>
              <w:rPr>
                <w:rFonts w:eastAsia="Times New Roman" w:cs="Calibri"/>
              </w:rPr>
            </w:pPr>
            <m:oMath>
              <m:m>
                <m:mPr>
                  <m:mcs>
                    <m:mc>
                      <m:mcPr>
                        <m:count m:val="1"/>
                        <m:mcJc m:val="center"/>
                      </m:mcPr>
                    </m:mc>
                  </m:mcs>
                  <m:ctrlPr>
                    <w:rPr>
                      <w:rFonts w:ascii="TeX Gyre Pagella Math" w:hAnsi="TeX Gyre Pagella Math" w:cstheme="minorHAnsi"/>
                      <w:i/>
                    </w:rPr>
                  </m:ctrlPr>
                </m:mPr>
                <m:mr>
                  <m:e>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1</m:t>
                        </m:r>
                      </m:sub>
                    </m:sSub>
                    <m:r>
                      <w:rPr>
                        <w:rFonts w:ascii="TeX Gyre Pagella Math" w:eastAsia="Cambria Math" w:hAnsi="TeX Gyre Pagella Math" w:cstheme="minorHAnsi"/>
                      </w:rPr>
                      <m:t>,</m:t>
                    </m:r>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m:t>
                        </m:r>
                        <m:r>
                          <w:rPr>
                            <w:rFonts w:ascii="TeX Gyre Pagella Math" w:eastAsia="Cambria Math" w:hAnsi="TeX Gyre Pagella Math" w:cstheme="minorHAnsi"/>
                          </w:rPr>
                          <m:t>1</m:t>
                        </m:r>
                      </m:sub>
                    </m:sSub>
                  </m:e>
                </m:mr>
                <m:mr>
                  <m:e>
                    <m:r>
                      <w:rPr>
                        <w:rFonts w:ascii="TeX Gyre Pagella Math" w:hAnsi="TeX Gyre Pagella Math" w:cstheme="minorHAnsi"/>
                      </w:rPr>
                      <m:t>↔</m:t>
                    </m:r>
                  </m:e>
                </m:mr>
                <m:mr>
                  <m:e>
                    <m:r>
                      <w:rPr>
                        <w:rFonts w:ascii="TeX Gyre Pagella Math" w:hAnsi="TeX Gyre Pagella Math" w:cstheme="minorHAnsi"/>
                      </w:rPr>
                      <m:t xml:space="preserve"> </m:t>
                    </m:r>
                  </m:e>
                </m:mr>
              </m:m>
              <m:sSup>
                <m:sSupPr>
                  <m:ctrlPr>
                    <w:rPr>
                      <w:rFonts w:ascii="TeX Gyre Pagella Math" w:eastAsia="Cambria Math" w:hAnsi="TeX Gyre Pagella Math" w:cstheme="minorHAnsi"/>
                      <w:iCs/>
                    </w:rPr>
                  </m:ctrlPr>
                </m:sSupPr>
                <m:e>
                  <m:r>
                    <m:rPr>
                      <m:sty m:val="p"/>
                    </m:rPr>
                    <w:rPr>
                      <w:rFonts w:ascii="TeX Gyre Pagella Math" w:eastAsia="Cambria Math" w:hAnsi="TeX Gyre Pagella Math" w:cstheme="minorHAnsi"/>
                    </w:rPr>
                    <m:t>H</m:t>
                  </m:r>
                </m:e>
                <m:sup>
                  <m:r>
                    <m:rPr>
                      <m:sty m:val="p"/>
                    </m:rPr>
                    <w:rPr>
                      <w:rFonts w:ascii="TeX Gyre Pagella Math" w:eastAsia="Cambria Math" w:hAnsi="TeX Gyre Pagella Math" w:cstheme="minorHAnsi"/>
                    </w:rPr>
                    <m:t>+</m:t>
                  </m:r>
                </m:sup>
              </m:sSup>
              <m:r>
                <m:rPr>
                  <m:sty m:val="p"/>
                </m:rPr>
                <w:rPr>
                  <w:rFonts w:ascii="TeX Gyre Pagella Math" w:eastAsia="Cambria Math" w:hAnsi="TeX Gyre Pagella Math" w:cstheme="minorHAnsi"/>
                </w:rPr>
                <m:t>+O</m:t>
              </m:r>
              <m:sSup>
                <m:sSupPr>
                  <m:ctrlPr>
                    <w:rPr>
                      <w:rFonts w:ascii="TeX Gyre Pagella Math" w:eastAsia="Cambria Math" w:hAnsi="TeX Gyre Pagella Math" w:cstheme="minorHAnsi"/>
                      <w:iCs/>
                    </w:rPr>
                  </m:ctrlPr>
                </m:sSupPr>
                <m:e>
                  <m:r>
                    <m:rPr>
                      <m:sty m:val="p"/>
                    </m:rPr>
                    <w:rPr>
                      <w:rFonts w:ascii="TeX Gyre Pagella Math" w:eastAsia="Cambria Math" w:hAnsi="TeX Gyre Pagella Math" w:cstheme="minorHAnsi"/>
                    </w:rPr>
                    <m:t>H</m:t>
                  </m:r>
                </m:e>
                <m:sup>
                  <m:r>
                    <m:rPr>
                      <m:sty m:val="p"/>
                    </m:rPr>
                    <w:rPr>
                      <w:rFonts w:ascii="TeX Gyre Pagella Math" w:eastAsia="Cambria Math" w:hAnsi="TeX Gyre Pagella Math" w:cstheme="minorHAnsi"/>
                    </w:rPr>
                    <m:t>-</m:t>
                  </m:r>
                </m:sup>
              </m:sSup>
            </m:oMath>
            <w:r w:rsidR="0036183A" w:rsidRPr="00B11AA6">
              <w:rPr>
                <w:rFonts w:cstheme="minorHAnsi"/>
                <w:i/>
              </w:rPr>
              <w:t xml:space="preserve"> </w:t>
            </w:r>
          </w:p>
        </w:tc>
        <w:tc>
          <w:tcPr>
            <w:tcW w:w="2395" w:type="dxa"/>
            <w:tcBorders>
              <w:top w:val="nil"/>
              <w:left w:val="nil"/>
              <w:bottom w:val="nil"/>
              <w:right w:val="nil"/>
            </w:tcBorders>
            <w:vAlign w:val="center"/>
          </w:tcPr>
          <w:p w14:paraId="45B7F545" w14:textId="77777777" w:rsidR="0036183A" w:rsidRPr="00B11AA6" w:rsidRDefault="00716590" w:rsidP="002D7A00">
            <w:pPr>
              <w:spacing w:line="240" w:lineRule="auto"/>
              <w:rPr>
                <w:rFonts w:eastAsia="Times New Roman" w:cs="Calibri"/>
                <w:i/>
              </w:rPr>
            </w:pPr>
            <m:oMathPara>
              <m:oMath>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1</m:t>
                    </m:r>
                  </m:sub>
                </m:sSub>
                <m:r>
                  <w:rPr>
                    <w:rFonts w:ascii="TeX Gyre Pagella Math" w:eastAsia="Cambria Math" w:hAnsi="TeX Gyre Pagella Math" w:cstheme="minorHAnsi"/>
                  </w:rPr>
                  <m:t>=1×</m:t>
                </m:r>
                <m:sSup>
                  <m:sSupPr>
                    <m:ctrlPr>
                      <w:rPr>
                        <w:rFonts w:ascii="TeX Gyre Pagella Math" w:eastAsia="Cambria Math" w:hAnsi="TeX Gyre Pagella Math" w:cstheme="minorHAnsi"/>
                        <w:i/>
                      </w:rPr>
                    </m:ctrlPr>
                  </m:sSupPr>
                  <m:e>
                    <m:r>
                      <w:rPr>
                        <w:rFonts w:ascii="TeX Gyre Pagella Math" w:eastAsia="Cambria Math" w:hAnsi="TeX Gyre Pagella Math" w:cstheme="minorHAnsi"/>
                      </w:rPr>
                      <m:t>10</m:t>
                    </m:r>
                  </m:e>
                  <m:sup>
                    <m:r>
                      <w:rPr>
                        <w:rFonts w:ascii="TeX Gyre Pagella Math" w:eastAsia="Cambria Math" w:hAnsi="TeX Gyre Pagella Math" w:cstheme="minorHAnsi"/>
                      </w:rPr>
                      <m:t>-</m:t>
                    </m:r>
                    <m:r>
                      <w:rPr>
                        <w:rFonts w:ascii="TeX Gyre Pagella Math" w:eastAsia="Cambria Math" w:hAnsi="TeX Gyre Pagella Math" w:cstheme="minorHAnsi"/>
                      </w:rPr>
                      <m:t>14</m:t>
                    </m:r>
                  </m:sup>
                </m:sSup>
              </m:oMath>
            </m:oMathPara>
          </w:p>
        </w:tc>
        <w:tc>
          <w:tcPr>
            <w:tcW w:w="935" w:type="dxa"/>
            <w:tcBorders>
              <w:top w:val="nil"/>
              <w:left w:val="nil"/>
              <w:bottom w:val="nil"/>
              <w:right w:val="nil"/>
            </w:tcBorders>
            <w:vAlign w:val="center"/>
          </w:tcPr>
          <w:p w14:paraId="3D49229F" w14:textId="503C3D7F" w:rsidR="0036183A" w:rsidRPr="00B11AA6" w:rsidRDefault="0036183A" w:rsidP="002D7A00">
            <w:pPr>
              <w:keepNext/>
              <w:spacing w:line="240" w:lineRule="auto"/>
              <w:rPr>
                <w:rFonts w:cs="Times New Roman"/>
              </w:rPr>
            </w:pPr>
            <w:bookmarkStart w:id="53" w:name="_Ref169726383"/>
            <w:r w:rsidRPr="00B11AA6">
              <w:rPr>
                <w:rFonts w:cs="Times New Roman"/>
              </w:rPr>
              <w:t>(</w:t>
            </w:r>
            <w:r w:rsidR="004F4CC7">
              <w:rPr>
                <w:rFonts w:cs="Times New Roman"/>
                <w:i/>
                <w:iCs/>
              </w:rPr>
              <w:t>18</w:t>
            </w:r>
            <w:r w:rsidRPr="00B11AA6">
              <w:rPr>
                <w:rFonts w:cs="Times New Roman"/>
              </w:rPr>
              <w:t>)</w:t>
            </w:r>
            <w:bookmarkEnd w:id="53"/>
          </w:p>
        </w:tc>
      </w:tr>
      <w:tr w:rsidR="0036183A" w:rsidRPr="00B11AA6" w14:paraId="59844864" w14:textId="77777777" w:rsidTr="006F796C">
        <w:tc>
          <w:tcPr>
            <w:tcW w:w="2700" w:type="dxa"/>
            <w:tcBorders>
              <w:top w:val="nil"/>
              <w:left w:val="nil"/>
              <w:bottom w:val="nil"/>
              <w:right w:val="nil"/>
            </w:tcBorders>
            <w:vAlign w:val="center"/>
            <w:hideMark/>
          </w:tcPr>
          <w:p w14:paraId="6220A255" w14:textId="77777777" w:rsidR="0036183A" w:rsidRPr="00B11AA6" w:rsidRDefault="0036183A" w:rsidP="002D7A00">
            <w:pPr>
              <w:spacing w:line="240" w:lineRule="auto"/>
              <w:jc w:val="right"/>
              <w:rPr>
                <w:rFonts w:cstheme="minorHAnsi"/>
              </w:rPr>
            </w:pPr>
            <m:oMathPara>
              <m:oMathParaPr>
                <m:jc m:val="right"/>
              </m:oMathParaPr>
              <m:oMath>
                <m:r>
                  <m:rPr>
                    <m:sty m:val="p"/>
                  </m:rPr>
                  <w:rPr>
                    <w:rFonts w:ascii="TeX Gyre Pagella Math" w:eastAsia="Cambria Math" w:hAnsi="TeX Gyre Pagella Math" w:cstheme="minorHAnsi"/>
                  </w:rPr>
                  <m:t>C</m:t>
                </m:r>
                <m:sSub>
                  <m:sSubPr>
                    <m:ctrlPr>
                      <w:rPr>
                        <w:rFonts w:ascii="TeX Gyre Pagella Math" w:eastAsia="Cambria Math" w:hAnsi="TeX Gyre Pagella Math" w:cstheme="minorHAnsi"/>
                        <w:iCs/>
                      </w:rPr>
                    </m:ctrlPr>
                  </m:sSub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2(aq)</m:t>
                    </m:r>
                  </m:sub>
                </m:sSub>
                <m:r>
                  <w:rPr>
                    <w:rFonts w:ascii="TeX Gyre Pagella Math" w:eastAsia="Cambria Math" w:hAnsi="TeX Gyre Pagella Math" w:cstheme="minorHAnsi"/>
                  </w:rPr>
                  <m:t>+</m:t>
                </m:r>
                <m:sSub>
                  <m:sSubPr>
                    <m:ctrlPr>
                      <w:rPr>
                        <w:rFonts w:ascii="TeX Gyre Pagella Math" w:eastAsia="Cambria Math" w:hAnsi="TeX Gyre Pagella Math" w:cstheme="minorHAnsi"/>
                        <w:iCs/>
                      </w:rPr>
                    </m:ctrlPr>
                  </m:sSubPr>
                  <m:e>
                    <m:r>
                      <m:rPr>
                        <m:sty m:val="p"/>
                      </m:rPr>
                      <w:rPr>
                        <w:rFonts w:ascii="TeX Gyre Pagella Math" w:eastAsia="Cambria Math" w:hAnsi="TeX Gyre Pagella Math" w:cstheme="minorHAnsi"/>
                      </w:rPr>
                      <m:t>H</m:t>
                    </m:r>
                  </m:e>
                  <m:sub>
                    <m:r>
                      <m:rPr>
                        <m:sty m:val="p"/>
                      </m:rPr>
                      <w:rPr>
                        <w:rFonts w:ascii="TeX Gyre Pagella Math" w:eastAsia="Cambria Math" w:hAnsi="TeX Gyre Pagella Math" w:cstheme="minorHAnsi"/>
                      </w:rPr>
                      <m:t>2</m:t>
                    </m:r>
                  </m:sub>
                </m:sSub>
                <m:sSub>
                  <m:sSubPr>
                    <m:ctrlPr>
                      <w:rPr>
                        <w:rFonts w:ascii="TeX Gyre Pagella Math" w:eastAsia="Cambria Math" w:hAnsi="TeX Gyre Pagella Math" w:cstheme="minorHAnsi"/>
                      </w:rPr>
                    </m:ctrlPr>
                  </m:sSubPr>
                  <m:e>
                    <m:r>
                      <m:rPr>
                        <m:sty m:val="p"/>
                      </m:rPr>
                      <w:rPr>
                        <w:rFonts w:ascii="TeX Gyre Pagella Math" w:eastAsia="Cambria Math" w:hAnsi="TeX Gyre Pagella Math" w:cstheme="minorHAnsi"/>
                      </w:rPr>
                      <m:t>O</m:t>
                    </m:r>
                  </m:e>
                  <m:sub>
                    <m:r>
                      <w:rPr>
                        <w:rFonts w:ascii="TeX Gyre Pagella Math" w:eastAsia="Cambria Math" w:hAnsi="TeX Gyre Pagella Math" w:cstheme="minorHAnsi"/>
                      </w:rPr>
                      <m:t>(</m:t>
                    </m:r>
                    <m:r>
                      <m:rPr>
                        <m:sty m:val="p"/>
                      </m:rPr>
                      <w:rPr>
                        <w:rFonts w:ascii="TeX Gyre Pagella Math" w:eastAsia="Cambria Math" w:hAnsi="TeX Gyre Pagella Math" w:cstheme="minorHAnsi"/>
                      </w:rPr>
                      <m:t>l</m:t>
                    </m:r>
                    <m:r>
                      <w:rPr>
                        <w:rFonts w:ascii="TeX Gyre Pagella Math" w:eastAsia="Cambria Math" w:hAnsi="TeX Gyre Pagella Math" w:cstheme="minorHAnsi"/>
                      </w:rPr>
                      <m:t>)</m:t>
                    </m:r>
                  </m:sub>
                </m:sSub>
              </m:oMath>
            </m:oMathPara>
          </w:p>
        </w:tc>
        <w:tc>
          <w:tcPr>
            <w:tcW w:w="3330" w:type="dxa"/>
            <w:tcBorders>
              <w:top w:val="nil"/>
              <w:left w:val="nil"/>
              <w:bottom w:val="nil"/>
              <w:right w:val="nil"/>
            </w:tcBorders>
            <w:vAlign w:val="center"/>
            <w:hideMark/>
          </w:tcPr>
          <w:p w14:paraId="19008BC5" w14:textId="77777777" w:rsidR="0036183A" w:rsidRPr="00B11AA6" w:rsidRDefault="0036183A" w:rsidP="002D7A00">
            <w:pPr>
              <w:spacing w:line="240" w:lineRule="auto"/>
              <w:rPr>
                <w:rFonts w:cstheme="minorHAnsi"/>
                <w:i/>
              </w:rPr>
            </w:pPr>
            <m:oMath>
              <m:r>
                <w:rPr>
                  <w:rFonts w:ascii="TeX Gyre Pagella Math" w:hAnsi="TeX Gyre Pagella Math" w:cstheme="minorHAnsi"/>
                </w:rPr>
                <m:t xml:space="preserve"> </m:t>
              </m:r>
              <m:m>
                <m:mPr>
                  <m:mcs>
                    <m:mc>
                      <m:mcPr>
                        <m:count m:val="1"/>
                        <m:mcJc m:val="center"/>
                      </m:mcPr>
                    </m:mc>
                  </m:mcs>
                  <m:ctrlPr>
                    <w:rPr>
                      <w:rFonts w:ascii="TeX Gyre Pagella Math" w:hAnsi="TeX Gyre Pagella Math" w:cstheme="minorHAnsi"/>
                      <w:i/>
                    </w:rPr>
                  </m:ctrlPr>
                </m:mPr>
                <m:mr>
                  <m:e>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2</m:t>
                        </m:r>
                      </m:sub>
                    </m:sSub>
                    <m:r>
                      <w:rPr>
                        <w:rFonts w:ascii="TeX Gyre Pagella Math" w:eastAsia="Cambria Math" w:hAnsi="TeX Gyre Pagella Math" w:cstheme="minorHAnsi"/>
                      </w:rPr>
                      <m:t>,</m:t>
                    </m:r>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-2</m:t>
                        </m:r>
                      </m:sub>
                    </m:sSub>
                  </m:e>
                </m:mr>
                <m:mr>
                  <m:e>
                    <m:r>
                      <w:rPr>
                        <w:rFonts w:ascii="TeX Gyre Pagella Math" w:hAnsi="TeX Gyre Pagella Math" w:cstheme="minorHAnsi"/>
                      </w:rPr>
                      <m:t>↔</m:t>
                    </m:r>
                  </m:e>
                </m:mr>
                <m:mr>
                  <m:e>
                    <m:r>
                      <w:rPr>
                        <w:rFonts w:ascii="TeX Gyre Pagella Math" w:hAnsi="TeX Gyre Pagella Math" w:cstheme="minorHAnsi"/>
                      </w:rPr>
                      <m:t xml:space="preserve"> </m:t>
                    </m:r>
                  </m:e>
                </m:mr>
              </m:m>
              <m:r>
                <w:rPr>
                  <w:rFonts w:ascii="TeX Gyre Pagella Math" w:hAnsi="TeX Gyre Pagella Math" w:cstheme="minorHAnsi"/>
                </w:rPr>
                <m:t xml:space="preserve"> </m:t>
              </m:r>
              <m:sSubSup>
                <m:sSubSupPr>
                  <m:ctrlPr>
                    <w:rPr>
                      <w:rFonts w:ascii="TeX Gyre Pagella Math" w:eastAsia="Cambria Math" w:hAnsi="TeX Gyre Pagella Math" w:cstheme="minorHAnsi"/>
                      <w:i/>
                    </w:rPr>
                  </m:ctrlPr>
                </m:sSubSupPr>
                <m:e>
                  <m:r>
                    <m:rPr>
                      <m:sty m:val="p"/>
                    </m:rPr>
                    <w:rPr>
                      <w:rFonts w:ascii="TeX Gyre Pagella Math" w:eastAsia="Cambria Math" w:hAnsi="TeX Gyre Pagella Math" w:cstheme="minorHAnsi"/>
                    </w:rPr>
                    <m:t>H</m:t>
                  </m:r>
                  <m:ctrlPr>
                    <w:rPr>
                      <w:rFonts w:ascii="TeX Gyre Pagella Math" w:hAnsi="TeX Gyre Pagella Math" w:cstheme="minorHAnsi"/>
                      <w:i/>
                    </w:rPr>
                  </m:ctrlPr>
                </m:e>
                <m:sub>
                  <m:r>
                    <w:rPr>
                      <w:rFonts w:ascii="TeX Gyre Pagella Math" w:hAnsi="TeX Gyre Pagella Math" w:cstheme="minorHAnsi"/>
                    </w:rPr>
                    <m:t>(</m:t>
                  </m:r>
                  <m:r>
                    <m:rPr>
                      <m:sty m:val="p"/>
                    </m:rPr>
                    <w:rPr>
                      <w:rFonts w:ascii="TeX Gyre Pagella Math" w:hAnsi="TeX Gyre Pagella Math" w:cstheme="minorHAnsi"/>
                    </w:rPr>
                    <m:t>aq)</m:t>
                  </m:r>
                </m:sub>
                <m:sup>
                  <m:r>
                    <m:rPr>
                      <m:sty m:val="p"/>
                    </m:rPr>
                    <w:rPr>
                      <w:rFonts w:ascii="TeX Gyre Pagella Math" w:eastAsia="Cambria Math" w:hAnsi="TeX Gyre Pagella Math" w:cstheme="minorHAnsi"/>
                    </w:rPr>
                    <m:t>+</m:t>
                  </m:r>
                  <m:ctrlPr>
                    <w:rPr>
                      <w:rFonts w:ascii="TeX Gyre Pagella Math" w:eastAsia="Cambria Math" w:hAnsi="TeX Gyre Pagella Math" w:cstheme="minorHAnsi"/>
                    </w:rPr>
                  </m:ctrlPr>
                </m:sup>
              </m:sSubSup>
              <m:r>
                <w:rPr>
                  <w:rFonts w:ascii="TeX Gyre Pagella Math" w:eastAsia="Cambria Math" w:hAnsi="TeX Gyre Pagella Math" w:cstheme="minorHAnsi"/>
                </w:rPr>
                <m:t>+</m:t>
              </m:r>
              <m:r>
                <m:rPr>
                  <m:sty m:val="p"/>
                </m:rPr>
                <w:rPr>
                  <w:rFonts w:ascii="TeX Gyre Pagella Math" w:eastAsia="Cambria Math" w:hAnsi="TeX Gyre Pagella Math" w:cstheme="minorHAnsi"/>
                </w:rPr>
                <m:t>HC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3(aq)</m:t>
                  </m:r>
                </m:sub>
                <m:sup>
                  <m:r>
                    <m:rPr>
                      <m:sty m:val="p"/>
                    </m:rPr>
                    <w:rPr>
                      <w:rFonts w:ascii="TeX Gyre Pagella Math" w:eastAsia="Cambria Math" w:hAnsi="TeX Gyre Pagella Math" w:cstheme="minorHAnsi"/>
                    </w:rPr>
                    <m:t>-</m:t>
                  </m:r>
                </m:sup>
              </m:sSubSup>
            </m:oMath>
            <w:r w:rsidRPr="00B11AA6">
              <w:rPr>
                <w:rFonts w:cstheme="minorHAnsi"/>
                <w:i/>
              </w:rPr>
              <w:t xml:space="preserve"> </w:t>
            </w:r>
          </w:p>
        </w:tc>
        <w:tc>
          <w:tcPr>
            <w:tcW w:w="2395" w:type="dxa"/>
            <w:tcBorders>
              <w:top w:val="nil"/>
              <w:left w:val="nil"/>
              <w:bottom w:val="nil"/>
              <w:right w:val="nil"/>
            </w:tcBorders>
            <w:vAlign w:val="center"/>
            <w:hideMark/>
          </w:tcPr>
          <w:p w14:paraId="44FEC5D4" w14:textId="77777777" w:rsidR="0036183A" w:rsidRPr="00B11AA6" w:rsidRDefault="00716590" w:rsidP="002D7A00">
            <w:pPr>
              <w:spacing w:line="240" w:lineRule="auto"/>
              <w:rPr>
                <w:rFonts w:eastAsia="Cambria Math" w:cstheme="minorHAnsi"/>
              </w:rPr>
            </w:pPr>
            <m:oMathPara>
              <m:oMath>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2</m:t>
                    </m:r>
                  </m:sub>
                </m:sSub>
                <m:r>
                  <w:rPr>
                    <w:rFonts w:ascii="TeX Gyre Pagella Math" w:eastAsia="Cambria Math" w:hAnsi="TeX Gyre Pagella Math" w:cstheme="minorHAnsi"/>
                  </w:rPr>
                  <m:t>=</m:t>
                </m:r>
                <m:r>
                  <w:rPr>
                    <w:rFonts w:ascii="TeX Gyre Pagella Math" w:hAnsi="TeX Gyre Pagella Math" w:cstheme="minorHAnsi"/>
                  </w:rPr>
                  <m:t>4.27×</m:t>
                </m:r>
                <m:sSup>
                  <m:sSupPr>
                    <m:ctrlPr>
                      <w:rPr>
                        <w:rFonts w:ascii="TeX Gyre Pagella Math" w:hAnsi="TeX Gyre Pagella Math" w:cstheme="minorHAnsi"/>
                        <w:bCs/>
                        <w:i/>
                      </w:rPr>
                    </m:ctrlPr>
                  </m:sSupPr>
                  <m:e>
                    <m:r>
                      <w:rPr>
                        <w:rFonts w:ascii="TeX Gyre Pagella Math" w:hAnsi="TeX Gyre Pagella Math" w:cstheme="minorHAnsi"/>
                      </w:rPr>
                      <m:t>10</m:t>
                    </m:r>
                  </m:e>
                  <m:sup>
                    <m:r>
                      <w:rPr>
                        <w:rFonts w:ascii="TeX Gyre Pagella Math" w:hAnsi="TeX Gyre Pagella Math" w:cstheme="minorHAnsi"/>
                      </w:rPr>
                      <m:t>-</m:t>
                    </m:r>
                    <m:r>
                      <w:rPr>
                        <w:rFonts w:ascii="TeX Gyre Pagella Math" w:hAnsi="TeX Gyre Pagella Math" w:cstheme="minorHAnsi"/>
                      </w:rPr>
                      <m:t>7</m:t>
                    </m:r>
                  </m:sup>
                </m:sSup>
              </m:oMath>
            </m:oMathPara>
          </w:p>
        </w:tc>
        <w:tc>
          <w:tcPr>
            <w:tcW w:w="935" w:type="dxa"/>
            <w:tcBorders>
              <w:top w:val="nil"/>
              <w:left w:val="nil"/>
              <w:bottom w:val="nil"/>
              <w:right w:val="nil"/>
            </w:tcBorders>
            <w:vAlign w:val="center"/>
            <w:hideMark/>
          </w:tcPr>
          <w:p w14:paraId="7CF837DE" w14:textId="45197995" w:rsidR="0036183A" w:rsidRPr="00B11AA6" w:rsidRDefault="0036183A" w:rsidP="002D7A00">
            <w:pPr>
              <w:keepNext/>
              <w:spacing w:line="240" w:lineRule="auto"/>
              <w:rPr>
                <w:rFonts w:cstheme="minorHAnsi"/>
              </w:rPr>
            </w:pPr>
            <w:bookmarkStart w:id="54" w:name="_Ref169726845"/>
            <w:r w:rsidRPr="00B11AA6">
              <w:rPr>
                <w:rFonts w:cs="Times New Roman"/>
              </w:rPr>
              <w:t>(</w:t>
            </w:r>
            <w:r w:rsidR="004F4CC7">
              <w:rPr>
                <w:rFonts w:cs="Times New Roman"/>
                <w:i/>
                <w:iCs/>
              </w:rPr>
              <w:t>19</w:t>
            </w:r>
            <w:r w:rsidRPr="00B11AA6">
              <w:rPr>
                <w:rFonts w:cs="Times New Roman"/>
              </w:rPr>
              <w:t>)</w:t>
            </w:r>
            <w:bookmarkEnd w:id="54"/>
          </w:p>
        </w:tc>
      </w:tr>
      <w:tr w:rsidR="0036183A" w:rsidRPr="00B11AA6" w14:paraId="6005CC87" w14:textId="77777777" w:rsidTr="006F796C">
        <w:tc>
          <w:tcPr>
            <w:tcW w:w="2700" w:type="dxa"/>
            <w:tcBorders>
              <w:top w:val="nil"/>
              <w:left w:val="nil"/>
              <w:bottom w:val="nil"/>
              <w:right w:val="nil"/>
            </w:tcBorders>
            <w:vAlign w:val="center"/>
            <w:hideMark/>
          </w:tcPr>
          <w:p w14:paraId="42DA1133" w14:textId="77777777" w:rsidR="0036183A" w:rsidRPr="00B11AA6" w:rsidRDefault="0036183A" w:rsidP="002D7A00">
            <w:pPr>
              <w:spacing w:line="240" w:lineRule="auto"/>
              <w:jc w:val="right"/>
              <w:rPr>
                <w:rFonts w:cstheme="minorHAnsi"/>
                <w:iCs/>
              </w:rPr>
            </w:pPr>
            <m:oMathPara>
              <m:oMathParaPr>
                <m:jc m:val="right"/>
              </m:oMathParaPr>
              <m:oMath>
                <m:r>
                  <m:rPr>
                    <m:sty m:val="p"/>
                  </m:rPr>
                  <w:rPr>
                    <w:rFonts w:ascii="TeX Gyre Pagella Math" w:eastAsia="Cambria Math" w:hAnsi="TeX Gyre Pagella Math" w:cstheme="minorHAnsi"/>
                  </w:rPr>
                  <m:t>HC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m:t>
                    </m:r>
                  </m:sub>
                  <m:sup>
                    <m:r>
                      <m:rPr>
                        <m:sty m:val="p"/>
                      </m:rPr>
                      <w:rPr>
                        <w:rFonts w:ascii="TeX Gyre Pagella Math" w:eastAsia="Cambria Math" w:hAnsi="TeX Gyre Pagella Math" w:cstheme="minorHAnsi"/>
                      </w:rPr>
                      <m:t>-</m:t>
                    </m:r>
                  </m:sup>
                </m:sSubSup>
              </m:oMath>
            </m:oMathPara>
          </w:p>
        </w:tc>
        <w:tc>
          <w:tcPr>
            <w:tcW w:w="3330" w:type="dxa"/>
            <w:tcBorders>
              <w:top w:val="nil"/>
              <w:left w:val="nil"/>
              <w:bottom w:val="nil"/>
              <w:right w:val="nil"/>
            </w:tcBorders>
            <w:vAlign w:val="center"/>
            <w:hideMark/>
          </w:tcPr>
          <w:p w14:paraId="42D2A872" w14:textId="77777777" w:rsidR="0036183A" w:rsidRPr="00B11AA6" w:rsidRDefault="00716590" w:rsidP="002D7A00">
            <w:pPr>
              <w:spacing w:line="240" w:lineRule="auto"/>
              <w:rPr>
                <w:rFonts w:cstheme="minorHAnsi"/>
                <w:i/>
              </w:rPr>
            </w:pPr>
            <m:oMath>
              <m:m>
                <m:mPr>
                  <m:mcs>
                    <m:mc>
                      <m:mcPr>
                        <m:count m:val="1"/>
                        <m:mcJc m:val="center"/>
                      </m:mcPr>
                    </m:mc>
                  </m:mcs>
                  <m:ctrlPr>
                    <w:rPr>
                      <w:rFonts w:ascii="TeX Gyre Pagella Math" w:hAnsi="TeX Gyre Pagella Math" w:cstheme="minorHAnsi"/>
                      <w:i/>
                    </w:rPr>
                  </m:ctrlPr>
                </m:mPr>
                <m:mr>
                  <m:e>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3</m:t>
                        </m:r>
                      </m:sub>
                    </m:sSub>
                    <m:r>
                      <w:rPr>
                        <w:rFonts w:ascii="TeX Gyre Pagella Math" w:eastAsia="Cambria Math" w:hAnsi="TeX Gyre Pagella Math" w:cstheme="minorHAnsi"/>
                      </w:rPr>
                      <m:t>,</m:t>
                    </m:r>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m:t>
                        </m:r>
                        <m:r>
                          <w:rPr>
                            <w:rFonts w:ascii="TeX Gyre Pagella Math" w:eastAsia="Cambria Math" w:hAnsi="TeX Gyre Pagella Math" w:cstheme="minorHAnsi"/>
                          </w:rPr>
                          <m:t>3</m:t>
                        </m:r>
                      </m:sub>
                    </m:sSub>
                  </m:e>
                </m:mr>
                <m:mr>
                  <m:e>
                    <m:r>
                      <w:rPr>
                        <w:rFonts w:ascii="TeX Gyre Pagella Math" w:hAnsi="TeX Gyre Pagella Math" w:cstheme="minorHAnsi"/>
                      </w:rPr>
                      <m:t>↔</m:t>
                    </m:r>
                  </m:e>
                </m:mr>
                <m:mr>
                  <m:e>
                    <m:r>
                      <w:rPr>
                        <w:rFonts w:ascii="TeX Gyre Pagella Math" w:hAnsi="TeX Gyre Pagella Math" w:cstheme="minorHAnsi"/>
                      </w:rPr>
                      <m:t xml:space="preserve">  </m:t>
                    </m:r>
                  </m:e>
                </m:mr>
              </m:m>
            </m:oMath>
            <w:r w:rsidR="0036183A" w:rsidRPr="00B11AA6">
              <w:rPr>
                <w:rFonts w:cstheme="minorHAnsi"/>
                <w:i/>
              </w:rPr>
              <w:t xml:space="preserve"> </w:t>
            </w:r>
            <m:oMath>
              <m:sSup>
                <m:sSupPr>
                  <m:ctrlPr>
                    <w:rPr>
                      <w:rFonts w:ascii="TeX Gyre Pagella Math" w:eastAsia="Cambria Math" w:hAnsi="TeX Gyre Pagella Math" w:cstheme="minorHAnsi"/>
                      <w:iCs/>
                    </w:rPr>
                  </m:ctrlPr>
                </m:sSupPr>
                <m:e>
                  <m:r>
                    <m:rPr>
                      <m:sty m:val="p"/>
                    </m:rPr>
                    <w:rPr>
                      <w:rFonts w:ascii="TeX Gyre Pagella Math" w:eastAsia="Cambria Math" w:hAnsi="TeX Gyre Pagella Math" w:cstheme="minorHAnsi"/>
                    </w:rPr>
                    <m:t>H</m:t>
                  </m:r>
                </m:e>
                <m:sup>
                  <m:r>
                    <m:rPr>
                      <m:sty m:val="p"/>
                    </m:rPr>
                    <w:rPr>
                      <w:rFonts w:ascii="TeX Gyre Pagella Math" w:eastAsia="Cambria Math" w:hAnsi="TeX Gyre Pagella Math" w:cstheme="minorHAnsi"/>
                    </w:rPr>
                    <m:t>+</m:t>
                  </m:r>
                </m:sup>
              </m:sSup>
              <m:r>
                <w:rPr>
                  <w:rFonts w:ascii="TeX Gyre Pagella Math" w:eastAsia="Cambria Math" w:hAnsi="TeX Gyre Pagella Math" w:cstheme="minorHAnsi"/>
                </w:rPr>
                <m:t>+</m:t>
              </m:r>
              <m:r>
                <m:rPr>
                  <m:sty m:val="p"/>
                </m:rPr>
                <w:rPr>
                  <w:rFonts w:ascii="TeX Gyre Pagella Math" w:eastAsia="Cambria Math" w:hAnsi="TeX Gyre Pagella Math" w:cstheme="minorHAnsi"/>
                </w:rPr>
                <m:t>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m:t>
                  </m:r>
                </m:sub>
                <m:sup>
                  <m:r>
                    <m:rPr>
                      <m:sty m:val="p"/>
                    </m:rPr>
                    <w:rPr>
                      <w:rFonts w:ascii="TeX Gyre Pagella Math" w:eastAsia="Cambria Math" w:hAnsi="TeX Gyre Pagella Math" w:cstheme="minorHAnsi"/>
                    </w:rPr>
                    <m:t>2-</m:t>
                  </m:r>
                </m:sup>
              </m:sSubSup>
            </m:oMath>
          </w:p>
        </w:tc>
        <w:tc>
          <w:tcPr>
            <w:tcW w:w="2395" w:type="dxa"/>
            <w:tcBorders>
              <w:top w:val="nil"/>
              <w:left w:val="nil"/>
              <w:bottom w:val="nil"/>
              <w:right w:val="nil"/>
            </w:tcBorders>
            <w:vAlign w:val="center"/>
            <w:hideMark/>
          </w:tcPr>
          <w:p w14:paraId="2694EBDE" w14:textId="77777777" w:rsidR="0036183A" w:rsidRPr="00B11AA6" w:rsidRDefault="00716590" w:rsidP="002D7A00">
            <w:pPr>
              <w:spacing w:line="240" w:lineRule="auto"/>
              <w:rPr>
                <w:rFonts w:eastAsia="Cambria Math" w:cstheme="minorHAnsi"/>
              </w:rPr>
            </w:pPr>
            <m:oMathPara>
              <m:oMath>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3</m:t>
                    </m:r>
                  </m:sub>
                </m:sSub>
                <m:r>
                  <w:rPr>
                    <w:rFonts w:ascii="TeX Gyre Pagella Math" w:eastAsia="Cambria Math" w:hAnsi="TeX Gyre Pagella Math" w:cstheme="minorHAnsi"/>
                  </w:rPr>
                  <m:t>=4.58×</m:t>
                </m:r>
                <m:sSup>
                  <m:sSupPr>
                    <m:ctrlPr>
                      <w:rPr>
                        <w:rFonts w:ascii="TeX Gyre Pagella Math" w:eastAsia="Cambria Math" w:hAnsi="TeX Gyre Pagella Math" w:cstheme="minorHAnsi"/>
                        <w:i/>
                      </w:rPr>
                    </m:ctrlPr>
                  </m:sSupPr>
                  <m:e>
                    <m:r>
                      <w:rPr>
                        <w:rFonts w:ascii="TeX Gyre Pagella Math" w:eastAsia="Cambria Math" w:hAnsi="TeX Gyre Pagella Math" w:cstheme="minorHAnsi"/>
                      </w:rPr>
                      <m:t>10</m:t>
                    </m:r>
                  </m:e>
                  <m:sup>
                    <m:r>
                      <w:rPr>
                        <w:rFonts w:ascii="TeX Gyre Pagella Math" w:eastAsia="Cambria Math" w:hAnsi="TeX Gyre Pagella Math" w:cstheme="minorHAnsi"/>
                      </w:rPr>
                      <m:t>-</m:t>
                    </m:r>
                    <m:r>
                      <w:rPr>
                        <w:rFonts w:ascii="TeX Gyre Pagella Math" w:eastAsia="Cambria Math" w:hAnsi="TeX Gyre Pagella Math" w:cstheme="minorHAnsi"/>
                      </w:rPr>
                      <m:t>11</m:t>
                    </m:r>
                  </m:sup>
                </m:sSup>
              </m:oMath>
            </m:oMathPara>
          </w:p>
        </w:tc>
        <w:tc>
          <w:tcPr>
            <w:tcW w:w="935" w:type="dxa"/>
            <w:tcBorders>
              <w:top w:val="nil"/>
              <w:left w:val="nil"/>
              <w:bottom w:val="nil"/>
              <w:right w:val="nil"/>
            </w:tcBorders>
            <w:vAlign w:val="center"/>
            <w:hideMark/>
          </w:tcPr>
          <w:p w14:paraId="3A295DF1" w14:textId="4E6AE9FD" w:rsidR="0036183A" w:rsidRPr="00B11AA6" w:rsidRDefault="0036183A" w:rsidP="002D7A00">
            <w:pPr>
              <w:keepNext/>
              <w:spacing w:line="240" w:lineRule="auto"/>
              <w:rPr>
                <w:rFonts w:cstheme="minorHAnsi"/>
              </w:rPr>
            </w:pPr>
            <w:bookmarkStart w:id="55" w:name="_Ref169726907"/>
            <w:r w:rsidRPr="00B11AA6">
              <w:rPr>
                <w:rFonts w:cs="Times New Roman"/>
              </w:rPr>
              <w:t>(</w:t>
            </w:r>
            <w:r w:rsidR="004F4CC7">
              <w:rPr>
                <w:rFonts w:cs="Times New Roman"/>
                <w:i/>
                <w:iCs/>
              </w:rPr>
              <w:t>20</w:t>
            </w:r>
            <w:r w:rsidRPr="00B11AA6">
              <w:rPr>
                <w:rFonts w:cs="Times New Roman"/>
              </w:rPr>
              <w:t>)</w:t>
            </w:r>
            <w:bookmarkEnd w:id="55"/>
          </w:p>
        </w:tc>
      </w:tr>
      <w:tr w:rsidR="0036183A" w:rsidRPr="00B11AA6" w14:paraId="74A6D86C" w14:textId="77777777" w:rsidTr="006F796C">
        <w:tc>
          <w:tcPr>
            <w:tcW w:w="2700" w:type="dxa"/>
            <w:tcBorders>
              <w:top w:val="nil"/>
              <w:left w:val="nil"/>
              <w:bottom w:val="nil"/>
              <w:right w:val="nil"/>
            </w:tcBorders>
            <w:vAlign w:val="center"/>
            <w:hideMark/>
          </w:tcPr>
          <w:p w14:paraId="5984390C" w14:textId="77777777" w:rsidR="0036183A" w:rsidRPr="00B11AA6" w:rsidRDefault="0036183A" w:rsidP="002D7A00">
            <w:pPr>
              <w:spacing w:line="240" w:lineRule="auto"/>
              <w:jc w:val="right"/>
              <w:rPr>
                <w:rFonts w:cstheme="minorHAnsi"/>
              </w:rPr>
            </w:pPr>
            <m:oMathPara>
              <m:oMathParaPr>
                <m:jc m:val="right"/>
              </m:oMathParaPr>
              <m:oMath>
                <m:r>
                  <m:rPr>
                    <m:sty m:val="p"/>
                  </m:rPr>
                  <w:rPr>
                    <w:rFonts w:ascii="TeX Gyre Pagella Math" w:eastAsia="Cambria Math" w:hAnsi="TeX Gyre Pagella Math" w:cstheme="minorHAnsi"/>
                  </w:rPr>
                  <m:t>C</m:t>
                </m:r>
                <m:sSub>
                  <m:sSubPr>
                    <m:ctrlPr>
                      <w:rPr>
                        <w:rFonts w:ascii="TeX Gyre Pagella Math" w:eastAsia="Cambria Math" w:hAnsi="TeX Gyre Pagella Math" w:cstheme="minorHAnsi"/>
                        <w:iCs/>
                      </w:rPr>
                    </m:ctrlPr>
                  </m:sSub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2(aq)</m:t>
                    </m:r>
                  </m:sub>
                </m:sSub>
                <m:r>
                  <w:rPr>
                    <w:rFonts w:ascii="TeX Gyre Pagella Math" w:eastAsia="Cambria Math" w:hAnsi="TeX Gyre Pagella Math" w:cstheme="minorHAnsi"/>
                  </w:rPr>
                  <m:t>+</m:t>
                </m:r>
                <m:r>
                  <m:rPr>
                    <m:sty m:val="p"/>
                  </m:rPr>
                  <w:rPr>
                    <w:rFonts w:ascii="TeX Gyre Pagella Math" w:eastAsia="Cambria Math" w:hAnsi="TeX Gyre Pagella Math" w:cstheme="minorHAnsi"/>
                  </w:rPr>
                  <m:t>O</m:t>
                </m:r>
                <m:sSup>
                  <m:sSupPr>
                    <m:ctrlPr>
                      <w:rPr>
                        <w:rFonts w:ascii="TeX Gyre Pagella Math" w:eastAsia="Cambria Math" w:hAnsi="TeX Gyre Pagella Math" w:cstheme="minorHAnsi"/>
                        <w:iCs/>
                      </w:rPr>
                    </m:ctrlPr>
                  </m:sSupPr>
                  <m:e>
                    <m:r>
                      <m:rPr>
                        <m:sty m:val="p"/>
                      </m:rPr>
                      <w:rPr>
                        <w:rFonts w:ascii="TeX Gyre Pagella Math" w:eastAsia="Cambria Math" w:hAnsi="TeX Gyre Pagella Math" w:cstheme="minorHAnsi"/>
                      </w:rPr>
                      <m:t>H</m:t>
                    </m:r>
                  </m:e>
                  <m:sup>
                    <m:r>
                      <m:rPr>
                        <m:sty m:val="p"/>
                      </m:rPr>
                      <w:rPr>
                        <w:rFonts w:ascii="TeX Gyre Pagella Math" w:eastAsia="Cambria Math" w:hAnsi="TeX Gyre Pagella Math" w:cstheme="minorHAnsi"/>
                      </w:rPr>
                      <m:t>-</m:t>
                    </m:r>
                  </m:sup>
                </m:sSup>
              </m:oMath>
            </m:oMathPara>
          </w:p>
        </w:tc>
        <w:tc>
          <w:tcPr>
            <w:tcW w:w="3330" w:type="dxa"/>
            <w:tcBorders>
              <w:top w:val="nil"/>
              <w:left w:val="nil"/>
              <w:bottom w:val="nil"/>
              <w:right w:val="nil"/>
            </w:tcBorders>
            <w:vAlign w:val="center"/>
            <w:hideMark/>
          </w:tcPr>
          <w:p w14:paraId="408D71AD" w14:textId="0A742CF4" w:rsidR="0036183A" w:rsidRPr="00B11AA6" w:rsidRDefault="00716590" w:rsidP="002D7A00">
            <w:pPr>
              <w:spacing w:line="240" w:lineRule="auto"/>
              <w:rPr>
                <w:rFonts w:cstheme="minorHAnsi"/>
                <w:i/>
              </w:rPr>
            </w:pPr>
            <m:oMath>
              <m:m>
                <m:mPr>
                  <m:mcs>
                    <m:mc>
                      <m:mcPr>
                        <m:count m:val="1"/>
                        <m:mcJc m:val="center"/>
                      </m:mcPr>
                    </m:mc>
                  </m:mcs>
                  <m:ctrlPr>
                    <w:rPr>
                      <w:rFonts w:ascii="TeX Gyre Pagella Math" w:hAnsi="TeX Gyre Pagella Math" w:cstheme="minorHAnsi"/>
                      <w:i/>
                    </w:rPr>
                  </m:ctrlPr>
                </m:mPr>
                <m:mr>
                  <m:e>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4</m:t>
                        </m:r>
                      </m:sub>
                    </m:sSub>
                    <m:r>
                      <w:rPr>
                        <w:rFonts w:ascii="TeX Gyre Pagella Math" w:eastAsia="Cambria Math" w:hAnsi="TeX Gyre Pagella Math" w:cstheme="minorHAnsi"/>
                      </w:rPr>
                      <m:t>,</m:t>
                    </m:r>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m:t>
                        </m:r>
                        <m:r>
                          <w:rPr>
                            <w:rFonts w:ascii="TeX Gyre Pagella Math" w:eastAsia="Cambria Math" w:hAnsi="TeX Gyre Pagella Math" w:cstheme="minorHAnsi"/>
                          </w:rPr>
                          <m:t>4</m:t>
                        </m:r>
                      </m:sub>
                    </m:sSub>
                  </m:e>
                </m:mr>
                <m:mr>
                  <m:e>
                    <m:r>
                      <w:rPr>
                        <w:rFonts w:ascii="TeX Gyre Pagella Math" w:hAnsi="TeX Gyre Pagella Math" w:cstheme="minorHAnsi"/>
                      </w:rPr>
                      <m:t>↔</m:t>
                    </m:r>
                  </m:e>
                </m:mr>
                <m:mr>
                  <m:e>
                    <m:r>
                      <w:rPr>
                        <w:rFonts w:ascii="TeX Gyre Pagella Math" w:hAnsi="TeX Gyre Pagella Math" w:cstheme="minorHAnsi"/>
                      </w:rPr>
                      <m:t xml:space="preserve"> </m:t>
                    </m:r>
                  </m:e>
                </m:mr>
              </m:m>
              <m:r>
                <m:rPr>
                  <m:sty m:val="p"/>
                </m:rPr>
                <w:rPr>
                  <w:rFonts w:ascii="TeX Gyre Pagella Math" w:eastAsia="Cambria Math" w:hAnsi="TeX Gyre Pagella Math" w:cstheme="minorHAnsi"/>
                </w:rPr>
                <m:t>HC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m:t>
                  </m:r>
                </m:sub>
                <m:sup>
                  <m:r>
                    <m:rPr>
                      <m:sty m:val="p"/>
                    </m:rPr>
                    <w:rPr>
                      <w:rFonts w:ascii="TeX Gyre Pagella Math" w:eastAsia="Cambria Math" w:hAnsi="TeX Gyre Pagella Math" w:cstheme="minorHAnsi"/>
                    </w:rPr>
                    <m:t>-</m:t>
                  </m:r>
                </m:sup>
              </m:sSubSup>
            </m:oMath>
            <w:r w:rsidR="0067430A" w:rsidRPr="00B11AA6">
              <w:rPr>
                <w:rFonts w:cstheme="minorHAnsi"/>
                <w:i/>
              </w:rPr>
              <w:t xml:space="preserve"> </w:t>
            </w:r>
          </w:p>
        </w:tc>
        <w:tc>
          <w:tcPr>
            <w:tcW w:w="2395" w:type="dxa"/>
            <w:tcBorders>
              <w:top w:val="nil"/>
              <w:left w:val="nil"/>
              <w:bottom w:val="nil"/>
              <w:right w:val="nil"/>
            </w:tcBorders>
            <w:vAlign w:val="center"/>
            <w:hideMark/>
          </w:tcPr>
          <w:p w14:paraId="0D4EDE68" w14:textId="77777777" w:rsidR="0036183A" w:rsidRPr="00B11AA6" w:rsidRDefault="00716590" w:rsidP="002D7A00">
            <w:pPr>
              <w:spacing w:line="240" w:lineRule="auto"/>
              <w:rPr>
                <w:rFonts w:eastAsia="Cambria Math" w:cstheme="minorHAnsi"/>
              </w:rPr>
            </w:pPr>
            <m:oMathPara>
              <m:oMath>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4</m:t>
                    </m:r>
                  </m:sub>
                </m:sSub>
                <m:r>
                  <w:rPr>
                    <w:rFonts w:ascii="TeX Gyre Pagella Math" w:eastAsia="Cambria Math" w:hAnsi="TeX Gyre Pagella Math" w:cstheme="minorHAnsi"/>
                  </w:rPr>
                  <m:t>=4.27×</m:t>
                </m:r>
                <m:sSup>
                  <m:sSupPr>
                    <m:ctrlPr>
                      <w:rPr>
                        <w:rFonts w:ascii="TeX Gyre Pagella Math" w:eastAsia="Cambria Math" w:hAnsi="TeX Gyre Pagella Math" w:cstheme="minorHAnsi"/>
                        <w:i/>
                      </w:rPr>
                    </m:ctrlPr>
                  </m:sSupPr>
                  <m:e>
                    <m:r>
                      <w:rPr>
                        <w:rFonts w:ascii="TeX Gyre Pagella Math" w:eastAsia="Cambria Math" w:hAnsi="TeX Gyre Pagella Math" w:cstheme="minorHAnsi"/>
                      </w:rPr>
                      <m:t>10</m:t>
                    </m:r>
                  </m:e>
                  <m:sup>
                    <m:r>
                      <w:rPr>
                        <w:rFonts w:ascii="TeX Gyre Pagella Math" w:eastAsia="Cambria Math" w:hAnsi="TeX Gyre Pagella Math" w:cstheme="minorHAnsi"/>
                      </w:rPr>
                      <m:t>7</m:t>
                    </m:r>
                  </m:sup>
                </m:sSup>
              </m:oMath>
            </m:oMathPara>
          </w:p>
        </w:tc>
        <w:tc>
          <w:tcPr>
            <w:tcW w:w="935" w:type="dxa"/>
            <w:tcBorders>
              <w:top w:val="nil"/>
              <w:left w:val="nil"/>
              <w:bottom w:val="nil"/>
              <w:right w:val="nil"/>
            </w:tcBorders>
            <w:vAlign w:val="center"/>
            <w:hideMark/>
          </w:tcPr>
          <w:p w14:paraId="25B6E61E" w14:textId="4F048822" w:rsidR="0036183A" w:rsidRPr="00B11AA6" w:rsidRDefault="0036183A" w:rsidP="002D7A00">
            <w:pPr>
              <w:keepNext/>
              <w:spacing w:line="240" w:lineRule="auto"/>
              <w:rPr>
                <w:rFonts w:cstheme="minorHAnsi"/>
              </w:rPr>
            </w:pPr>
            <w:bookmarkStart w:id="56" w:name="_Ref169726852"/>
            <w:r w:rsidRPr="00B11AA6">
              <w:rPr>
                <w:rFonts w:cs="Times New Roman"/>
              </w:rPr>
              <w:t>(</w:t>
            </w:r>
            <w:r w:rsidR="004F4CC7">
              <w:rPr>
                <w:rFonts w:cs="Times New Roman"/>
                <w:i/>
                <w:iCs/>
              </w:rPr>
              <w:t>21</w:t>
            </w:r>
            <w:r w:rsidRPr="00B11AA6">
              <w:rPr>
                <w:rFonts w:cs="Times New Roman"/>
              </w:rPr>
              <w:t>)</w:t>
            </w:r>
            <w:bookmarkEnd w:id="56"/>
          </w:p>
        </w:tc>
      </w:tr>
      <w:tr w:rsidR="0036183A" w:rsidRPr="00B11AA6" w14:paraId="3DC8C30D" w14:textId="77777777" w:rsidTr="006F796C">
        <w:tc>
          <w:tcPr>
            <w:tcW w:w="2700" w:type="dxa"/>
            <w:tcBorders>
              <w:top w:val="nil"/>
              <w:left w:val="nil"/>
              <w:bottom w:val="nil"/>
              <w:right w:val="nil"/>
            </w:tcBorders>
            <w:vAlign w:val="center"/>
            <w:hideMark/>
          </w:tcPr>
          <w:p w14:paraId="3FC9AB09" w14:textId="77777777" w:rsidR="0036183A" w:rsidRPr="00B11AA6" w:rsidRDefault="0036183A" w:rsidP="002D7A00">
            <w:pPr>
              <w:spacing w:line="240" w:lineRule="auto"/>
              <w:jc w:val="right"/>
              <w:rPr>
                <w:rFonts w:cstheme="minorHAnsi"/>
              </w:rPr>
            </w:pPr>
            <w:r w:rsidRPr="00B11AA6">
              <w:rPr>
                <w:rFonts w:cstheme="minorHAnsi"/>
              </w:rPr>
              <w:t xml:space="preserve"> </w:t>
            </w:r>
            <m:oMath>
              <m:r>
                <m:rPr>
                  <m:sty m:val="p"/>
                </m:rPr>
                <w:rPr>
                  <w:rFonts w:ascii="TeX Gyre Pagella Math" w:eastAsia="Cambria Math" w:hAnsi="TeX Gyre Pagella Math" w:cstheme="minorHAnsi"/>
                </w:rPr>
                <m:t>HC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m:t>
                  </m:r>
                </m:sub>
                <m:sup>
                  <m:r>
                    <m:rPr>
                      <m:sty m:val="p"/>
                    </m:rPr>
                    <w:rPr>
                      <w:rFonts w:ascii="TeX Gyre Pagella Math" w:eastAsia="Cambria Math" w:hAnsi="TeX Gyre Pagella Math" w:cstheme="minorHAnsi"/>
                    </w:rPr>
                    <m:t>-</m:t>
                  </m:r>
                </m:sup>
              </m:sSubSup>
              <m:r>
                <w:rPr>
                  <w:rFonts w:ascii="TeX Gyre Pagella Math" w:eastAsia="Cambria Math" w:hAnsi="TeX Gyre Pagella Math" w:cstheme="minorHAnsi"/>
                </w:rPr>
                <m:t>+</m:t>
              </m:r>
              <m:r>
                <m:rPr>
                  <m:sty m:val="p"/>
                </m:rPr>
                <w:rPr>
                  <w:rFonts w:ascii="TeX Gyre Pagella Math" w:eastAsia="Cambria Math" w:hAnsi="TeX Gyre Pagella Math" w:cstheme="minorHAnsi"/>
                </w:rPr>
                <m:t>O</m:t>
              </m:r>
              <m:sSup>
                <m:sSupPr>
                  <m:ctrlPr>
                    <w:rPr>
                      <w:rFonts w:ascii="TeX Gyre Pagella Math" w:eastAsia="Cambria Math" w:hAnsi="TeX Gyre Pagella Math" w:cstheme="minorHAnsi"/>
                      <w:iCs/>
                    </w:rPr>
                  </m:ctrlPr>
                </m:sSupPr>
                <m:e>
                  <m:r>
                    <m:rPr>
                      <m:sty m:val="p"/>
                    </m:rPr>
                    <w:rPr>
                      <w:rFonts w:ascii="TeX Gyre Pagella Math" w:eastAsia="Cambria Math" w:hAnsi="TeX Gyre Pagella Math" w:cstheme="minorHAnsi"/>
                    </w:rPr>
                    <m:t>H</m:t>
                  </m:r>
                </m:e>
                <m:sup>
                  <m:r>
                    <m:rPr>
                      <m:sty m:val="p"/>
                    </m:rPr>
                    <w:rPr>
                      <w:rFonts w:ascii="TeX Gyre Pagella Math" w:eastAsia="Cambria Math" w:hAnsi="TeX Gyre Pagella Math" w:cstheme="minorHAnsi"/>
                    </w:rPr>
                    <m:t>-</m:t>
                  </m:r>
                </m:sup>
              </m:sSup>
            </m:oMath>
          </w:p>
        </w:tc>
        <w:tc>
          <w:tcPr>
            <w:tcW w:w="3330" w:type="dxa"/>
            <w:tcBorders>
              <w:top w:val="nil"/>
              <w:left w:val="nil"/>
              <w:bottom w:val="nil"/>
              <w:right w:val="nil"/>
            </w:tcBorders>
            <w:vAlign w:val="center"/>
            <w:hideMark/>
          </w:tcPr>
          <w:p w14:paraId="36B33F3A" w14:textId="77777777" w:rsidR="0036183A" w:rsidRPr="00B11AA6" w:rsidRDefault="00716590" w:rsidP="002D7A00">
            <w:pPr>
              <w:spacing w:line="240" w:lineRule="auto"/>
              <w:rPr>
                <w:rFonts w:cstheme="minorHAnsi"/>
                <w:i/>
              </w:rPr>
            </w:pPr>
            <m:oMath>
              <m:m>
                <m:mPr>
                  <m:mcs>
                    <m:mc>
                      <m:mcPr>
                        <m:count m:val="1"/>
                        <m:mcJc m:val="center"/>
                      </m:mcPr>
                    </m:mc>
                  </m:mcs>
                  <m:ctrlPr>
                    <w:rPr>
                      <w:rFonts w:ascii="TeX Gyre Pagella Math" w:hAnsi="TeX Gyre Pagella Math" w:cstheme="minorHAnsi"/>
                      <w:i/>
                    </w:rPr>
                  </m:ctrlPr>
                </m:mPr>
                <m:mr>
                  <m:e>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5</m:t>
                        </m:r>
                      </m:sub>
                    </m:sSub>
                    <m:r>
                      <w:rPr>
                        <w:rFonts w:ascii="TeX Gyre Pagella Math" w:eastAsia="Cambria Math" w:hAnsi="TeX Gyre Pagella Math" w:cstheme="minorHAnsi"/>
                      </w:rPr>
                      <m:t>,</m:t>
                    </m:r>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m:t>
                        </m:r>
                        <m:r>
                          <w:rPr>
                            <w:rFonts w:ascii="TeX Gyre Pagella Math" w:eastAsia="Cambria Math" w:hAnsi="TeX Gyre Pagella Math" w:cstheme="minorHAnsi"/>
                          </w:rPr>
                          <m:t>5</m:t>
                        </m:r>
                      </m:sub>
                    </m:sSub>
                  </m:e>
                </m:mr>
                <m:mr>
                  <m:e>
                    <m:r>
                      <w:rPr>
                        <w:rFonts w:ascii="TeX Gyre Pagella Math" w:hAnsi="TeX Gyre Pagella Math" w:cstheme="minorHAnsi"/>
                      </w:rPr>
                      <m:t>↔</m:t>
                    </m:r>
                  </m:e>
                </m:mr>
                <m:mr>
                  <m:e>
                    <m:r>
                      <w:rPr>
                        <w:rFonts w:ascii="TeX Gyre Pagella Math" w:hAnsi="TeX Gyre Pagella Math" w:cstheme="minorHAnsi"/>
                      </w:rPr>
                      <m:t xml:space="preserve"> </m:t>
                    </m:r>
                  </m:e>
                </m:mr>
              </m:m>
              <m:sSub>
                <m:sSubPr>
                  <m:ctrlPr>
                    <w:rPr>
                      <w:rFonts w:ascii="TeX Gyre Pagella Math" w:eastAsia="Cambria Math" w:hAnsi="TeX Gyre Pagella Math" w:cstheme="minorHAnsi"/>
                      <w:iCs/>
                    </w:rPr>
                  </m:ctrlPr>
                </m:sSubPr>
                <m:e>
                  <m:r>
                    <m:rPr>
                      <m:sty m:val="p"/>
                    </m:rPr>
                    <w:rPr>
                      <w:rFonts w:ascii="TeX Gyre Pagella Math" w:eastAsia="Cambria Math" w:hAnsi="TeX Gyre Pagella Math" w:cstheme="minorHAnsi"/>
                    </w:rPr>
                    <m:t>H</m:t>
                  </m:r>
                </m:e>
                <m:sub>
                  <m:r>
                    <m:rPr>
                      <m:sty m:val="p"/>
                    </m:rPr>
                    <w:rPr>
                      <w:rFonts w:ascii="TeX Gyre Pagella Math" w:eastAsia="Cambria Math" w:hAnsi="TeX Gyre Pagella Math" w:cstheme="minorHAnsi"/>
                    </w:rPr>
                    <m:t>2</m:t>
                  </m:r>
                </m:sub>
              </m:sSub>
              <m:r>
                <m:rPr>
                  <m:sty m:val="p"/>
                </m:rPr>
                <w:rPr>
                  <w:rFonts w:ascii="TeX Gyre Pagella Math" w:eastAsia="Cambria Math" w:hAnsi="TeX Gyre Pagella Math" w:cstheme="minorHAnsi"/>
                </w:rPr>
                <m:t>O+C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m:t>
                  </m:r>
                </m:sub>
                <m:sup>
                  <m:r>
                    <m:rPr>
                      <m:sty m:val="p"/>
                    </m:rPr>
                    <w:rPr>
                      <w:rFonts w:ascii="TeX Gyre Pagella Math" w:eastAsia="Cambria Math" w:hAnsi="TeX Gyre Pagella Math" w:cstheme="minorHAnsi"/>
                    </w:rPr>
                    <m:t>2-</m:t>
                  </m:r>
                </m:sup>
              </m:sSubSup>
            </m:oMath>
            <w:r w:rsidR="0036183A" w:rsidRPr="00B11AA6">
              <w:rPr>
                <w:rFonts w:cstheme="minorHAnsi"/>
                <w:i/>
              </w:rPr>
              <w:t xml:space="preserve"> </w:t>
            </w:r>
          </w:p>
        </w:tc>
        <w:tc>
          <w:tcPr>
            <w:tcW w:w="2395" w:type="dxa"/>
            <w:tcBorders>
              <w:top w:val="nil"/>
              <w:left w:val="nil"/>
              <w:bottom w:val="nil"/>
              <w:right w:val="nil"/>
            </w:tcBorders>
            <w:vAlign w:val="center"/>
            <w:hideMark/>
          </w:tcPr>
          <w:p w14:paraId="158D6E70" w14:textId="77777777" w:rsidR="0036183A" w:rsidRPr="00B11AA6" w:rsidRDefault="00716590" w:rsidP="002D7A00">
            <w:pPr>
              <w:spacing w:line="240" w:lineRule="auto"/>
              <w:rPr>
                <w:rFonts w:eastAsia="Cambria Math" w:cstheme="minorHAnsi"/>
              </w:rPr>
            </w:pPr>
            <m:oMathPara>
              <m:oMath>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5</m:t>
                    </m:r>
                  </m:sub>
                </m:sSub>
                <m:r>
                  <w:rPr>
                    <w:rFonts w:ascii="TeX Gyre Pagella Math" w:eastAsia="Cambria Math" w:hAnsi="TeX Gyre Pagella Math" w:cstheme="minorHAnsi"/>
                  </w:rPr>
                  <m:t>=4.58×</m:t>
                </m:r>
                <m:sSup>
                  <m:sSupPr>
                    <m:ctrlPr>
                      <w:rPr>
                        <w:rFonts w:ascii="TeX Gyre Pagella Math" w:eastAsia="Cambria Math" w:hAnsi="TeX Gyre Pagella Math" w:cstheme="minorHAnsi"/>
                        <w:i/>
                      </w:rPr>
                    </m:ctrlPr>
                  </m:sSupPr>
                  <m:e>
                    <m:r>
                      <w:rPr>
                        <w:rFonts w:ascii="TeX Gyre Pagella Math" w:eastAsia="Cambria Math" w:hAnsi="TeX Gyre Pagella Math" w:cstheme="minorHAnsi"/>
                      </w:rPr>
                      <m:t>10</m:t>
                    </m:r>
                  </m:e>
                  <m:sup>
                    <m:r>
                      <w:rPr>
                        <w:rFonts w:ascii="TeX Gyre Pagella Math" w:eastAsia="Cambria Math" w:hAnsi="TeX Gyre Pagella Math" w:cstheme="minorHAnsi"/>
                      </w:rPr>
                      <m:t>3</m:t>
                    </m:r>
                  </m:sup>
                </m:sSup>
              </m:oMath>
            </m:oMathPara>
          </w:p>
        </w:tc>
        <w:tc>
          <w:tcPr>
            <w:tcW w:w="935" w:type="dxa"/>
            <w:tcBorders>
              <w:top w:val="nil"/>
              <w:left w:val="nil"/>
              <w:bottom w:val="nil"/>
              <w:right w:val="nil"/>
            </w:tcBorders>
            <w:vAlign w:val="center"/>
            <w:hideMark/>
          </w:tcPr>
          <w:p w14:paraId="6DD27469" w14:textId="084B7B50" w:rsidR="0036183A" w:rsidRPr="00B11AA6" w:rsidRDefault="0036183A" w:rsidP="002D7A00">
            <w:pPr>
              <w:keepNext/>
              <w:spacing w:line="240" w:lineRule="auto"/>
              <w:rPr>
                <w:rFonts w:cstheme="minorHAnsi"/>
              </w:rPr>
            </w:pPr>
            <w:bookmarkStart w:id="57" w:name="_Ref127236448"/>
            <w:r w:rsidRPr="00B11AA6">
              <w:rPr>
                <w:rFonts w:cs="Times New Roman"/>
              </w:rPr>
              <w:t>(</w:t>
            </w:r>
            <w:r w:rsidR="004F4CC7">
              <w:rPr>
                <w:rFonts w:cs="Times New Roman"/>
                <w:i/>
                <w:iCs/>
              </w:rPr>
              <w:t>22</w:t>
            </w:r>
            <w:r w:rsidRPr="00B11AA6">
              <w:rPr>
                <w:rFonts w:cs="Times New Roman"/>
              </w:rPr>
              <w:t>)</w:t>
            </w:r>
            <w:bookmarkEnd w:id="57"/>
          </w:p>
        </w:tc>
      </w:tr>
    </w:tbl>
    <w:p w14:paraId="3542CABD" w14:textId="13AFB39A"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These homogeneous reactions </w:t>
      </w:r>
      <w:r w:rsidR="0036183A" w:rsidRPr="00B11AA6">
        <w:rPr>
          <w:rFonts w:ascii="Palatino Linotype" w:hAnsi="Palatino Linotype" w:cs="Times New Roman"/>
          <w:sz w:val="22"/>
          <w:szCs w:val="22"/>
        </w:rPr>
        <w:t>have rates that differ by over ten orders of magnitude</w:t>
      </w:r>
      <w:r w:rsidR="00D96EE1"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and </w:t>
      </w:r>
      <w:r w:rsidR="008722BD">
        <w:rPr>
          <w:rFonts w:ascii="Palatino Linotype" w:hAnsi="Palatino Linotype" w:cs="Times New Roman"/>
          <w:sz w:val="22"/>
          <w:szCs w:val="22"/>
        </w:rPr>
        <w:t>all species are coupled</w:t>
      </w:r>
      <w:r w:rsidRPr="00B11AA6">
        <w:rPr>
          <w:rFonts w:ascii="Palatino Linotype" w:hAnsi="Palatino Linotype" w:cs="Times New Roman"/>
          <w:sz w:val="22"/>
          <w:szCs w:val="22"/>
        </w:rPr>
        <w:t xml:space="preserve"> through the local pH. The resulting Jacobian has eigenvalues spanning roughly twelve orders of magnitude. Several specific failure modes emerge in the hand-coded Python framework:</w:t>
      </w:r>
    </w:p>
    <w:p w14:paraId="5E68880E" w14:textId="19A2EE0B" w:rsidR="00910DB9" w:rsidRPr="00B44F9B" w:rsidRDefault="00910DB9" w:rsidP="00B44F9B">
      <w:pPr>
        <w:pStyle w:val="ListParagraph"/>
        <w:numPr>
          <w:ilvl w:val="0"/>
          <w:numId w:val="12"/>
        </w:numPr>
        <w:jc w:val="both"/>
        <w:rPr>
          <w:rFonts w:ascii="Palatino Linotype" w:hAnsi="Palatino Linotype" w:cs="Times New Roman"/>
          <w:sz w:val="22"/>
          <w:szCs w:val="22"/>
        </w:rPr>
      </w:pPr>
      <w:r w:rsidRPr="00B44F9B">
        <w:rPr>
          <w:rFonts w:ascii="Palatino Linotype" w:hAnsi="Palatino Linotype" w:cs="Times New Roman"/>
          <w:b/>
          <w:bCs/>
          <w:sz w:val="22"/>
          <w:szCs w:val="22"/>
        </w:rPr>
        <w:t>Dense Jacobian scaling fails.</w:t>
      </w:r>
      <w:r w:rsidRPr="00B44F9B">
        <w:rPr>
          <w:rFonts w:ascii="Palatino Linotype" w:hAnsi="Palatino Linotype" w:cs="Times New Roman"/>
          <w:sz w:val="22"/>
          <w:szCs w:val="22"/>
        </w:rPr>
        <w:t xml:space="preserve"> The row-scaling approach used in solver.py normalizes each equation by its own maximum magnitude. With twelve coupled species whose concentrations range from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-10</m:t>
            </m:r>
          </m:sup>
        </m:sSup>
      </m:oMath>
      <w:r w:rsidRPr="00B44F9B">
        <w:rPr>
          <w:rFonts w:ascii="Palatino Linotype" w:hAnsi="Palatino Linotype" w:cs="Times New Roman"/>
          <w:sz w:val="22"/>
          <w:szCs w:val="22"/>
        </w:rPr>
        <w:t xml:space="preserve"> to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mol/m</m:t>
            </m:r>
          </m:e>
          <m:sup>
            <m:r>
              <w:rPr>
                <w:rFonts w:ascii="Cambria Math" w:hAnsi="Cambria Math"/>
                <w:sz w:val="22"/>
                <w:szCs w:val="22"/>
              </w:rPr>
              <m:t>3</m:t>
            </m:r>
          </m:sup>
        </m:sSup>
      </m:oMath>
      <w:r w:rsidRPr="00B44F9B">
        <w:rPr>
          <w:rFonts w:ascii="Palatino Linotype" w:hAnsi="Palatino Linotype" w:cs="Times New Roman"/>
          <w:sz w:val="22"/>
          <w:szCs w:val="22"/>
        </w:rPr>
        <w:t xml:space="preserve">, the condition number of the scaled Jacobian can still exceed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8</m:t>
            </m:r>
          </m:sup>
        </m:sSup>
      </m:oMath>
      <w:r w:rsidRPr="00B44F9B">
        <w:rPr>
          <w:rFonts w:ascii="Palatino Linotype" w:hAnsi="Palatino Linotype" w:cs="Times New Roman"/>
          <w:sz w:val="22"/>
          <w:szCs w:val="22"/>
        </w:rPr>
        <w:t xml:space="preserve">, leading to </w:t>
      </w:r>
      <w:r w:rsidR="0056612E" w:rsidRPr="00B44F9B">
        <w:rPr>
          <w:rFonts w:ascii="Palatino Linotype" w:hAnsi="Palatino Linotype" w:cs="Times New Roman"/>
          <w:sz w:val="22"/>
          <w:szCs w:val="22"/>
        </w:rPr>
        <w:t>catastrophic cancellation in</w:t>
      </w:r>
      <w:r w:rsidR="00565123" w:rsidRPr="00B44F9B">
        <w:rPr>
          <w:rFonts w:ascii="Palatino Linotype" w:hAnsi="Palatino Linotype" w:cs="Times New Roman"/>
          <w:sz w:val="22"/>
          <w:szCs w:val="22"/>
        </w:rPr>
        <w:t xml:space="preserve"> </w:t>
      </w:r>
      <w:r w:rsidRPr="00B44F9B">
        <w:rPr>
          <w:rFonts w:ascii="Palatino Linotype" w:hAnsi="Palatino Linotype" w:cs="Times New Roman"/>
          <w:sz w:val="22"/>
          <w:szCs w:val="22"/>
        </w:rPr>
        <w:t>scipy.linalg.solve</w:t>
      </w:r>
      <w:r w:rsidR="00565123" w:rsidRPr="00B44F9B">
        <w:rPr>
          <w:rFonts w:ascii="Palatino Linotype" w:hAnsi="Palatino Linotype" w:cs="Times New Roman"/>
          <w:sz w:val="22"/>
          <w:szCs w:val="22"/>
        </w:rPr>
        <w:t xml:space="preserve">, </w:t>
      </w:r>
      <w:r w:rsidR="00860EB9" w:rsidRPr="00B44F9B">
        <w:rPr>
          <w:rFonts w:ascii="Palatino Linotype" w:hAnsi="Palatino Linotype" w:cs="Times New Roman"/>
          <w:sz w:val="22"/>
          <w:szCs w:val="22"/>
        </w:rPr>
        <w:t xml:space="preserve">and </w:t>
      </w:r>
      <w:r w:rsidR="00D30F34" w:rsidRPr="00B44F9B">
        <w:rPr>
          <w:rFonts w:ascii="Palatino Linotype" w:hAnsi="Palatino Linotype" w:cs="Times New Roman"/>
          <w:sz w:val="22"/>
          <w:szCs w:val="22"/>
        </w:rPr>
        <w:t xml:space="preserve">correspondingly </w:t>
      </w:r>
      <w:r w:rsidR="00860EB9" w:rsidRPr="00B44F9B">
        <w:rPr>
          <w:rFonts w:ascii="Palatino Linotype" w:hAnsi="Palatino Linotype" w:cs="Times New Roman"/>
          <w:sz w:val="22"/>
          <w:szCs w:val="22"/>
        </w:rPr>
        <w:t>to</w:t>
      </w:r>
      <w:r w:rsidR="00565123" w:rsidRPr="00B44F9B">
        <w:rPr>
          <w:rFonts w:ascii="Palatino Linotype" w:hAnsi="Palatino Linotype" w:cs="Times New Roman"/>
          <w:sz w:val="22"/>
          <w:szCs w:val="22"/>
        </w:rPr>
        <w:t xml:space="preserve"> </w:t>
      </w:r>
      <w:r w:rsidRPr="00B44F9B">
        <w:rPr>
          <w:rFonts w:ascii="Palatino Linotype" w:hAnsi="Palatino Linotype" w:cs="Times New Roman"/>
          <w:sz w:val="22"/>
          <w:szCs w:val="22"/>
        </w:rPr>
        <w:t>nonconvergence or wrong answers.</w:t>
      </w:r>
    </w:p>
    <w:p w14:paraId="6B38614B" w14:textId="1070AA3D" w:rsidR="00910DB9" w:rsidRPr="00B44F9B" w:rsidRDefault="00910DB9" w:rsidP="00B44F9B">
      <w:pPr>
        <w:pStyle w:val="ListParagraph"/>
        <w:numPr>
          <w:ilvl w:val="0"/>
          <w:numId w:val="12"/>
        </w:numPr>
        <w:jc w:val="both"/>
        <w:rPr>
          <w:rFonts w:ascii="Palatino Linotype" w:hAnsi="Palatino Linotype" w:cs="Times New Roman"/>
          <w:sz w:val="22"/>
          <w:szCs w:val="22"/>
        </w:rPr>
      </w:pPr>
      <w:r w:rsidRPr="00B44F9B">
        <w:rPr>
          <w:rFonts w:ascii="Palatino Linotype" w:hAnsi="Palatino Linotype" w:cs="Times New Roman"/>
          <w:b/>
          <w:bCs/>
          <w:sz w:val="22"/>
          <w:szCs w:val="22"/>
        </w:rPr>
        <w:t>Step clamping becomes physics-specific.</w:t>
      </w:r>
      <w:r w:rsidRPr="00B44F9B">
        <w:rPr>
          <w:rFonts w:ascii="Palatino Linotype" w:hAnsi="Palatino Linotype" w:cs="Times New Roman"/>
          <w:sz w:val="22"/>
          <w:szCs w:val="22"/>
        </w:rPr>
        <w:t xml:space="preserve"> The fixed clamps |Δ ln c| ≤ 5 and |Δ</w:t>
      </w:r>
      <w:r w:rsidR="00035C40" w:rsidRPr="00B44F9B">
        <w:rPr>
          <w:rFonts w:ascii="Palatino Linotype" w:hAnsi="Palatino Linotype" w:cs="Times New Roman"/>
          <w:sz w:val="22"/>
          <w:szCs w:val="22"/>
        </w:rPr>
        <w:t>φ</w:t>
      </w:r>
      <w:r w:rsidRPr="00B44F9B">
        <w:rPr>
          <w:rFonts w:ascii="Palatino Linotype" w:hAnsi="Palatino Linotype" w:cs="Times New Roman"/>
          <w:sz w:val="22"/>
          <w:szCs w:val="22"/>
        </w:rPr>
        <w:t>| ≤ 0.2</w:t>
      </w:r>
      <w:r w:rsidR="00035C40" w:rsidRPr="00B44F9B">
        <w:rPr>
          <w:rFonts w:ascii="Palatino Linotype" w:hAnsi="Palatino Linotype" w:cs="Times New Roman"/>
          <w:sz w:val="22"/>
          <w:szCs w:val="22"/>
        </w:rPr>
        <w:t xml:space="preserve"> V</w:t>
      </w:r>
      <w:r w:rsidRPr="00B44F9B">
        <w:rPr>
          <w:rFonts w:ascii="Palatino Linotype" w:hAnsi="Palatino Linotype" w:cs="Times New Roman"/>
          <w:sz w:val="22"/>
          <w:szCs w:val="22"/>
        </w:rPr>
        <w:t xml:space="preserve"> that stabilize the fuel cell Newton iteration are insufficient for a 12-species CO₂R system. Each species needs individually tuned limits, and the optimal values depend on which regime of the polarization curve is being solved. Maintaining </w:t>
      </w:r>
      <w:r w:rsidR="00E0197F">
        <w:rPr>
          <w:rFonts w:ascii="Palatino Linotype" w:hAnsi="Palatino Linotype" w:cs="Times New Roman"/>
          <w:sz w:val="22"/>
          <w:szCs w:val="22"/>
        </w:rPr>
        <w:t>these limits</w:t>
      </w:r>
      <w:r w:rsidR="00E0197F" w:rsidRPr="00B44F9B">
        <w:rPr>
          <w:rFonts w:ascii="Palatino Linotype" w:hAnsi="Palatino Linotype" w:cs="Times New Roman"/>
          <w:sz w:val="22"/>
          <w:szCs w:val="22"/>
        </w:rPr>
        <w:t xml:space="preserve"> </w:t>
      </w:r>
      <w:r w:rsidRPr="00B44F9B">
        <w:rPr>
          <w:rFonts w:ascii="Palatino Linotype" w:hAnsi="Palatino Linotype" w:cs="Times New Roman"/>
          <w:sz w:val="22"/>
          <w:szCs w:val="22"/>
        </w:rPr>
        <w:t>by hand across a parameter sweep becomes error-prone.</w:t>
      </w:r>
    </w:p>
    <w:p w14:paraId="6CF95CC6" w14:textId="2D6E03F4" w:rsidR="00910DB9" w:rsidRPr="00B44F9B" w:rsidRDefault="00910DB9" w:rsidP="00B44F9B">
      <w:pPr>
        <w:pStyle w:val="ListParagraph"/>
        <w:numPr>
          <w:ilvl w:val="0"/>
          <w:numId w:val="12"/>
        </w:numPr>
        <w:jc w:val="both"/>
        <w:rPr>
          <w:rFonts w:ascii="Palatino Linotype" w:hAnsi="Palatino Linotype" w:cs="Times New Roman"/>
          <w:sz w:val="22"/>
          <w:szCs w:val="22"/>
        </w:rPr>
      </w:pPr>
      <w:r w:rsidRPr="00B44F9B">
        <w:rPr>
          <w:rFonts w:ascii="Palatino Linotype" w:hAnsi="Palatino Linotype" w:cs="Times New Roman"/>
          <w:b/>
          <w:bCs/>
          <w:sz w:val="22"/>
          <w:szCs w:val="22"/>
        </w:rPr>
        <w:t>Sparse solvers become necessary.</w:t>
      </w:r>
      <w:r w:rsidRPr="00B44F9B">
        <w:rPr>
          <w:rFonts w:ascii="Palatino Linotype" w:hAnsi="Palatino Linotype" w:cs="Times New Roman"/>
          <w:sz w:val="22"/>
          <w:szCs w:val="22"/>
        </w:rPr>
        <w:t xml:space="preserve"> The </w:t>
      </w:r>
      <m:oMath>
        <m:r>
          <w:rPr>
            <w:rFonts w:ascii="Cambria Math" w:hAnsi="Cambria Math"/>
            <w:sz w:val="22"/>
            <w:szCs w:val="22"/>
          </w:rPr>
          <m:t>150×150</m:t>
        </m:r>
      </m:oMath>
      <w:r w:rsidRPr="00B44F9B">
        <w:rPr>
          <w:rFonts w:ascii="Palatino Linotype" w:hAnsi="Palatino Linotype" w:cs="Times New Roman"/>
          <w:sz w:val="22"/>
          <w:szCs w:val="22"/>
        </w:rPr>
        <w:t xml:space="preserve"> Jacobian </w:t>
      </w:r>
      <w:r w:rsidR="00E0197F">
        <w:rPr>
          <w:rFonts w:ascii="Palatino Linotype" w:hAnsi="Palatino Linotype" w:cs="Times New Roman"/>
          <w:sz w:val="22"/>
          <w:szCs w:val="22"/>
        </w:rPr>
        <w:t xml:space="preserve">used in the fuel cell example </w:t>
      </w:r>
      <w:r w:rsidRPr="00B44F9B">
        <w:rPr>
          <w:rFonts w:ascii="Palatino Linotype" w:hAnsi="Palatino Linotype" w:cs="Times New Roman"/>
          <w:sz w:val="22"/>
          <w:szCs w:val="22"/>
        </w:rPr>
        <w:t xml:space="preserve">is small enough that scipy.linalg.solve (a dense </w:t>
      </w:r>
      <w:r w:rsidR="00E905F7">
        <w:rPr>
          <w:rFonts w:ascii="Palatino Linotype" w:hAnsi="Palatino Linotype" w:cs="Times New Roman"/>
          <w:sz w:val="22"/>
          <w:szCs w:val="22"/>
        </w:rPr>
        <w:t>lower-upper (</w:t>
      </w:r>
      <w:r w:rsidRPr="00B44F9B">
        <w:rPr>
          <w:rFonts w:ascii="Palatino Linotype" w:hAnsi="Palatino Linotype" w:cs="Times New Roman"/>
          <w:sz w:val="22"/>
          <w:szCs w:val="22"/>
        </w:rPr>
        <w:t>LU</w:t>
      </w:r>
      <w:r w:rsidR="00E905F7">
        <w:rPr>
          <w:rFonts w:ascii="Palatino Linotype" w:hAnsi="Palatino Linotype" w:cs="Times New Roman"/>
          <w:sz w:val="22"/>
          <w:szCs w:val="22"/>
        </w:rPr>
        <w:t>)</w:t>
      </w:r>
      <w:r w:rsidRPr="00B44F9B">
        <w:rPr>
          <w:rFonts w:ascii="Palatino Linotype" w:hAnsi="Palatino Linotype" w:cs="Times New Roman"/>
          <w:sz w:val="22"/>
          <w:szCs w:val="22"/>
        </w:rPr>
        <w:t xml:space="preserve"> factorization) is fast. A 2D CO₂R model with 12 species on a </w:t>
      </w:r>
      <m:oMath>
        <m:r>
          <w:rPr>
            <w:rFonts w:ascii="Cambria Math" w:hAnsi="Cambria Math"/>
            <w:sz w:val="22"/>
            <w:szCs w:val="22"/>
          </w:rPr>
          <m:t>100×100</m:t>
        </m:r>
      </m:oMath>
      <w:r w:rsidRPr="00B44F9B">
        <w:rPr>
          <w:rFonts w:ascii="Palatino Linotype" w:hAnsi="Palatino Linotype" w:cs="Times New Roman"/>
          <w:sz w:val="22"/>
          <w:szCs w:val="22"/>
        </w:rPr>
        <w:t xml:space="preserve"> mesh produces a </w:t>
      </w:r>
      <m:oMath>
        <m:r>
          <w:rPr>
            <w:rFonts w:ascii="Cambria Math" w:hAnsi="Cambria Math"/>
            <w:sz w:val="22"/>
            <w:szCs w:val="22"/>
          </w:rPr>
          <m:t>120,000×120,000</m:t>
        </m:r>
      </m:oMath>
      <w:r w:rsidRPr="00B44F9B">
        <w:rPr>
          <w:rFonts w:ascii="Palatino Linotype" w:hAnsi="Palatino Linotype" w:cs="Times New Roman"/>
          <w:sz w:val="22"/>
          <w:szCs w:val="22"/>
        </w:rPr>
        <w:t xml:space="preserve"> Jacobian. Storing and factorizing this as a dense matrix </w:t>
      </w:r>
      <w:r w:rsidR="008D48EE" w:rsidRPr="00B44F9B">
        <w:rPr>
          <w:rFonts w:ascii="Palatino Linotype" w:hAnsi="Palatino Linotype" w:cs="Times New Roman"/>
          <w:sz w:val="22"/>
          <w:szCs w:val="22"/>
        </w:rPr>
        <w:t xml:space="preserve">would </w:t>
      </w:r>
      <w:r w:rsidRPr="00B44F9B">
        <w:rPr>
          <w:rFonts w:ascii="Palatino Linotype" w:hAnsi="Palatino Linotype" w:cs="Times New Roman"/>
          <w:sz w:val="22"/>
          <w:szCs w:val="22"/>
        </w:rPr>
        <w:t>requires ~1</w:t>
      </w:r>
      <w:r w:rsidR="008D48EE" w:rsidRPr="00B44F9B">
        <w:rPr>
          <w:rFonts w:ascii="Palatino Linotype" w:hAnsi="Palatino Linotype" w:cs="Times New Roman"/>
          <w:sz w:val="22"/>
          <w:szCs w:val="22"/>
        </w:rPr>
        <w:t>00</w:t>
      </w:r>
      <w:r w:rsidRPr="00B44F9B">
        <w:rPr>
          <w:rFonts w:ascii="Palatino Linotype" w:hAnsi="Palatino Linotype" w:cs="Times New Roman"/>
          <w:sz w:val="22"/>
          <w:szCs w:val="22"/>
        </w:rPr>
        <w:t xml:space="preserve"> GB of memory and </w:t>
      </w:r>
      <m:oMath>
        <m:r>
          <w:rPr>
            <w:rFonts w:ascii="Cambria Math" w:hAnsi="Cambria Math"/>
            <w:sz w:val="22"/>
            <w:szCs w:val="22"/>
          </w:rPr>
          <m:t>O(</m:t>
        </m:r>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3</m:t>
            </m:r>
          </m:sup>
        </m:sSup>
        <m:r>
          <w:rPr>
            <w:rFonts w:ascii="Cambria Math" w:hAnsi="Cambria Math"/>
            <w:sz w:val="22"/>
            <w:szCs w:val="22"/>
          </w:rPr>
          <m:t>)</m:t>
        </m:r>
      </m:oMath>
      <w:r w:rsidRPr="00B44F9B">
        <w:rPr>
          <w:rFonts w:ascii="Palatino Linotype" w:hAnsi="Palatino Linotype" w:cs="Times New Roman"/>
          <w:sz w:val="22"/>
          <w:szCs w:val="22"/>
        </w:rPr>
        <w:t xml:space="preserve"> operations</w:t>
      </w:r>
      <w:r w:rsidR="005B1C23" w:rsidRPr="00B44F9B">
        <w:rPr>
          <w:rFonts w:ascii="Palatino Linotype" w:hAnsi="Palatino Linotype" w:cs="Times New Roman"/>
          <w:sz w:val="22"/>
          <w:szCs w:val="22"/>
        </w:rPr>
        <w:t>, which is</w:t>
      </w:r>
      <w:r w:rsidRPr="00B44F9B">
        <w:rPr>
          <w:rFonts w:ascii="Palatino Linotype" w:hAnsi="Palatino Linotype" w:cs="Times New Roman"/>
          <w:sz w:val="22"/>
          <w:szCs w:val="22"/>
        </w:rPr>
        <w:t xml:space="preserve"> intractable</w:t>
      </w:r>
      <w:r w:rsidR="00E0197F">
        <w:rPr>
          <w:rFonts w:ascii="Palatino Linotype" w:hAnsi="Palatino Linotype" w:cs="Times New Roman"/>
          <w:sz w:val="22"/>
          <w:szCs w:val="22"/>
        </w:rPr>
        <w:t xml:space="preserve"> on</w:t>
      </w:r>
      <w:r w:rsidR="00067121">
        <w:rPr>
          <w:rFonts w:ascii="Palatino Linotype" w:hAnsi="Palatino Linotype" w:cs="Times New Roman"/>
          <w:sz w:val="22"/>
          <w:szCs w:val="22"/>
        </w:rPr>
        <w:t xml:space="preserve"> most machines</w:t>
      </w:r>
      <w:r w:rsidRPr="00B44F9B">
        <w:rPr>
          <w:rFonts w:ascii="Palatino Linotype" w:hAnsi="Palatino Linotype" w:cs="Times New Roman"/>
          <w:sz w:val="22"/>
          <w:szCs w:val="22"/>
        </w:rPr>
        <w:t>. Sparse storage and iterative or sparse-direct solvers (scipy.sparse.linalg) are required, adding substantial infrastructure.</w:t>
      </w:r>
    </w:p>
    <w:p w14:paraId="356912BD" w14:textId="3C465576" w:rsidR="00910DB9" w:rsidRPr="00B44F9B" w:rsidRDefault="00910DB9" w:rsidP="00B44F9B">
      <w:pPr>
        <w:pStyle w:val="ListParagraph"/>
        <w:numPr>
          <w:ilvl w:val="0"/>
          <w:numId w:val="12"/>
        </w:numPr>
        <w:jc w:val="both"/>
        <w:rPr>
          <w:rFonts w:ascii="Palatino Linotype" w:hAnsi="Palatino Linotype" w:cs="Times New Roman"/>
          <w:sz w:val="22"/>
          <w:szCs w:val="22"/>
        </w:rPr>
      </w:pPr>
      <w:r w:rsidRPr="00B44F9B">
        <w:rPr>
          <w:rFonts w:ascii="Palatino Linotype" w:hAnsi="Palatino Linotype" w:cs="Times New Roman"/>
          <w:b/>
          <w:bCs/>
          <w:sz w:val="22"/>
          <w:szCs w:val="22"/>
        </w:rPr>
        <w:t>Continuation becomes fragile.</w:t>
      </w:r>
      <w:r w:rsidRPr="00B44F9B">
        <w:rPr>
          <w:rFonts w:ascii="Palatino Linotype" w:hAnsi="Palatino Linotype" w:cs="Times New Roman"/>
          <w:sz w:val="22"/>
          <w:szCs w:val="22"/>
        </w:rPr>
        <w:t xml:space="preserve"> Natural voltage continuation works well for smooth polarization curves with a single solution. CO₂R systems can exhibit bistability, hysteresis, and bifurcations driven by the pH feedback between local OH⁻ production and buffer equilibria. Simple adaptive</w:t>
      </w:r>
      <w:r w:rsidR="00565123" w:rsidRPr="00B44F9B">
        <w:rPr>
          <w:rFonts w:ascii="Palatino Linotype" w:hAnsi="Palatino Linotype" w:cs="Times New Roman"/>
          <w:sz w:val="22"/>
          <w:szCs w:val="22"/>
        </w:rPr>
        <w:t xml:space="preserve"> </w:t>
      </w:r>
      <w:r w:rsidR="00565123" w:rsidRPr="00B44F9B">
        <w:rPr>
          <w:rFonts w:ascii="Palatino Linotype" w:hAnsi="Palatino Linotype" w:cs="Times New Roman"/>
          <w:sz w:val="22"/>
          <w:szCs w:val="22"/>
        </w:rPr>
        <w:lastRenderedPageBreak/>
        <w:t>voltage</w:t>
      </w:r>
      <w:r w:rsidRPr="00B44F9B">
        <w:rPr>
          <w:rFonts w:ascii="Palatino Linotype" w:hAnsi="Palatino Linotype" w:cs="Times New Roman"/>
          <w:sz w:val="22"/>
          <w:szCs w:val="22"/>
        </w:rPr>
        <w:t xml:space="preserve"> stepping will miss or mistrack these features without branch-following algorithms that are not trivially implemented in NumPy.</w:t>
      </w:r>
    </w:p>
    <w:p w14:paraId="1B00AB6A" w14:textId="269E1C14" w:rsidR="00910DB9" w:rsidRPr="00B11AA6" w:rsidRDefault="00910DB9" w:rsidP="00910DB9">
      <w:pPr>
        <w:jc w:val="both"/>
        <w:rPr>
          <w:rFonts w:ascii="Lato" w:hAnsi="Lato" w:cs="Times New Roman"/>
          <w:b/>
          <w:bCs/>
          <w:szCs w:val="22"/>
        </w:rPr>
      </w:pPr>
      <w:r w:rsidRPr="00B11AA6">
        <w:rPr>
          <w:rFonts w:ascii="Lato" w:hAnsi="Lato" w:cs="Times New Roman"/>
          <w:b/>
          <w:bCs/>
          <w:szCs w:val="22"/>
        </w:rPr>
        <w:t>Multidimensional Modeling: Beyond 1D</w:t>
      </w:r>
    </w:p>
    <w:p w14:paraId="03BCB151" w14:textId="4FC60333"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The 1D approximation is powerful precisely because it is cheap</w:t>
      </w:r>
      <w:r w:rsidR="001E6650"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50 cells</w:t>
      </w:r>
      <w:r w:rsidR="001E6650" w:rsidRPr="00B11AA6">
        <w:rPr>
          <w:rFonts w:ascii="Palatino Linotype" w:hAnsi="Palatino Linotype" w:cs="Times New Roman"/>
          <w:sz w:val="22"/>
          <w:szCs w:val="22"/>
        </w:rPr>
        <w:t xml:space="preserve"> with </w:t>
      </w:r>
      <w:r w:rsidRPr="00B11AA6">
        <w:rPr>
          <w:rFonts w:ascii="Palatino Linotype" w:hAnsi="Palatino Linotype" w:cs="Times New Roman"/>
          <w:sz w:val="22"/>
          <w:szCs w:val="22"/>
        </w:rPr>
        <w:t>3 unknowns each</w:t>
      </w:r>
      <w:r w:rsidR="001E6650" w:rsidRPr="00B11AA6">
        <w:rPr>
          <w:rFonts w:ascii="Palatino Linotype" w:hAnsi="Palatino Linotype" w:cs="Times New Roman"/>
          <w:sz w:val="22"/>
          <w:szCs w:val="22"/>
        </w:rPr>
        <w:t xml:space="preserve"> can be</w:t>
      </w:r>
      <w:r w:rsidRPr="00B11AA6">
        <w:rPr>
          <w:rFonts w:ascii="Palatino Linotype" w:hAnsi="Palatino Linotype" w:cs="Times New Roman"/>
          <w:sz w:val="22"/>
          <w:szCs w:val="22"/>
        </w:rPr>
        <w:t xml:space="preserve"> solved in milliseconds. But it rests on an implicit assumption</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that all gradients of interest are aligned with a single coordinate axis. This breaks down in several physically important situations.</w:t>
      </w:r>
    </w:p>
    <w:p w14:paraId="78EB1F8D"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Along-the-channel gradients.</w:t>
      </w:r>
      <w:r w:rsidRPr="00B11AA6">
        <w:rPr>
          <w:rFonts w:ascii="Palatino Linotype" w:hAnsi="Palatino Linotype" w:cs="Times New Roman"/>
          <w:sz w:val="22"/>
          <w:szCs w:val="22"/>
        </w:rPr>
        <w:t xml:space="preserve"> In a real flow-field cell, the gas composition changes as reactants are consumed along the flow channel. A 1D through-plane model at a single channel position cannot predict this variation. A 2D model (through-plane × along-channel) is needed to predict concentration gradients along the electrode, local current density distributions, and the influence of flow rate on performance.</w:t>
      </w:r>
    </w:p>
    <w:p w14:paraId="6F266E17" w14:textId="019A043E"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Two-phase water management.</w:t>
      </w:r>
      <w:r w:rsidRPr="00B11AA6">
        <w:rPr>
          <w:rFonts w:ascii="Palatino Linotype" w:hAnsi="Palatino Linotype" w:cs="Times New Roman"/>
          <w:sz w:val="22"/>
          <w:szCs w:val="22"/>
        </w:rPr>
        <w:t xml:space="preserve"> Liquid water produced by ORR at the cathode must be expelled through the GDL pores. When water blocks pores, the effective gas diffusivity drops sharply, creating coupled two-phase flow that requires resolving saturation fields across a 2D or 3D GDL microstructure. This </w:t>
      </w:r>
      <w:r w:rsidR="00FA4F48">
        <w:rPr>
          <w:rFonts w:ascii="Palatino Linotype" w:hAnsi="Palatino Linotype" w:cs="Times New Roman"/>
          <w:sz w:val="22"/>
          <w:szCs w:val="22"/>
        </w:rPr>
        <w:t>cannot be represented using a</w:t>
      </w:r>
      <w:r w:rsidRPr="00B11AA6">
        <w:rPr>
          <w:rFonts w:ascii="Palatino Linotype" w:hAnsi="Palatino Linotype" w:cs="Times New Roman"/>
          <w:sz w:val="22"/>
          <w:szCs w:val="22"/>
        </w:rPr>
        <w:t xml:space="preserve"> 1D Fickian approximation.</w:t>
      </w:r>
    </w:p>
    <w:p w14:paraId="305A4A96"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Irregular geometries.</w:t>
      </w:r>
      <w:r w:rsidRPr="00B11AA6">
        <w:rPr>
          <w:rFonts w:ascii="Palatino Linotype" w:hAnsi="Palatino Linotype" w:cs="Times New Roman"/>
          <w:sz w:val="22"/>
          <w:szCs w:val="22"/>
        </w:rPr>
        <w:t xml:space="preserve"> Bipolar plate flow channels, gas diffusion electrode microstructures, and membrane electrode assembly interfaces are inherently three-dimensional objects with complex geometries that cannot be represented on a 1D uniform mesh.</w:t>
      </w:r>
    </w:p>
    <w:p w14:paraId="12EC3B6E" w14:textId="6E95147C"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Extending the hand-coded FVM framework to 2D requires mesh connectivity tables (which cells share which faces), handling non-uniform and unstructured meshes, assembling sparse Jacobians with irregular sparsity patterns, and implementing efficient sparse linear solvers. This is not conceptually hard</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but it is several thousand lines of infrastructure code that already exists in </w:t>
      </w:r>
      <w:r w:rsidR="001E6650" w:rsidRPr="00B11AA6">
        <w:rPr>
          <w:rFonts w:ascii="Palatino Linotype" w:hAnsi="Palatino Linotype" w:cs="Times New Roman"/>
          <w:sz w:val="22"/>
          <w:szCs w:val="22"/>
        </w:rPr>
        <w:t xml:space="preserve">a </w:t>
      </w:r>
      <w:r w:rsidRPr="00B11AA6">
        <w:rPr>
          <w:rFonts w:ascii="Palatino Linotype" w:hAnsi="Palatino Linotype" w:cs="Times New Roman"/>
          <w:sz w:val="22"/>
          <w:szCs w:val="22"/>
        </w:rPr>
        <w:t xml:space="preserve">mature, tested form in dedicated packages. </w:t>
      </w:r>
    </w:p>
    <w:p w14:paraId="0BB0A3C3" w14:textId="6BFE68FE" w:rsidR="00910DB9" w:rsidRPr="00B11AA6" w:rsidRDefault="00910DB9" w:rsidP="00910DB9">
      <w:pPr>
        <w:jc w:val="both"/>
        <w:rPr>
          <w:rFonts w:ascii="Lato" w:hAnsi="Lato" w:cs="Times New Roman"/>
          <w:b/>
          <w:bCs/>
          <w:szCs w:val="22"/>
        </w:rPr>
      </w:pPr>
      <w:r w:rsidRPr="00B11AA6">
        <w:rPr>
          <w:rFonts w:ascii="Lato" w:hAnsi="Lato" w:cs="Times New Roman"/>
          <w:b/>
          <w:bCs/>
          <w:szCs w:val="22"/>
        </w:rPr>
        <w:t>Alternative Tools</w:t>
      </w:r>
      <w:r w:rsidR="00876C94">
        <w:rPr>
          <w:rFonts w:ascii="Lato" w:hAnsi="Lato" w:cs="Times New Roman"/>
          <w:b/>
          <w:bCs/>
          <w:szCs w:val="22"/>
        </w:rPr>
        <w:t xml:space="preserve"> for Multiphysics M</w:t>
      </w:r>
      <w:r w:rsidR="00A166D6">
        <w:rPr>
          <w:rFonts w:ascii="Lato" w:hAnsi="Lato" w:cs="Times New Roman"/>
          <w:b/>
          <w:bCs/>
          <w:szCs w:val="22"/>
        </w:rPr>
        <w:t>odeling</w:t>
      </w:r>
    </w:p>
    <w:p w14:paraId="1287172E"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These limitations motivate a family of purpose-built tools, each with different trade-offs in flexibility, performance, and ease of use.</w:t>
      </w:r>
    </w:p>
    <w:p w14:paraId="6391010C" w14:textId="57E225C4" w:rsidR="00910DB9"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COMSOL Multiphysics</w:t>
      </w:r>
      <w:r w:rsidRPr="00B11AA6">
        <w:rPr>
          <w:rFonts w:ascii="Palatino Linotype" w:hAnsi="Palatino Linotype" w:cs="Times New Roman"/>
          <w:sz w:val="22"/>
          <w:szCs w:val="22"/>
        </w:rPr>
        <w:t xml:space="preserve"> is a commercial finite-element platform with a graphical interface and a broad library of built-in physics modules covering fluid mechanics, electrochemistry, heat transfer, and structural mechanics</w:t>
      </w:r>
      <w:r w:rsidR="001E6650" w:rsidRPr="00B11AA6">
        <w:rPr>
          <w:rFonts w:ascii="Palatino Linotype" w:hAnsi="Palatino Linotype" w:cs="Times New Roman"/>
          <w:sz w:val="22"/>
          <w:szCs w:val="22"/>
        </w:rPr>
        <w:t xml:space="preserve"> among others</w:t>
      </w:r>
      <w:r w:rsidRPr="00B11AA6">
        <w:rPr>
          <w:rFonts w:ascii="Palatino Linotype" w:hAnsi="Palatino Linotype" w:cs="Times New Roman"/>
          <w:sz w:val="22"/>
          <w:szCs w:val="22"/>
        </w:rPr>
        <w:t xml:space="preserve">. Its key strengths for electrochemical modeling are automatic mesh generation from </w:t>
      </w:r>
      <w:r w:rsidR="00E905F7">
        <w:rPr>
          <w:rFonts w:ascii="Palatino Linotype" w:hAnsi="Palatino Linotype" w:cs="Times New Roman"/>
          <w:sz w:val="22"/>
          <w:szCs w:val="22"/>
        </w:rPr>
        <w:t>computer-aided design (</w:t>
      </w:r>
      <w:r w:rsidRPr="00B11AA6">
        <w:rPr>
          <w:rFonts w:ascii="Palatino Linotype" w:hAnsi="Palatino Linotype" w:cs="Times New Roman"/>
          <w:sz w:val="22"/>
          <w:szCs w:val="22"/>
        </w:rPr>
        <w:t>CAD</w:t>
      </w:r>
      <w:r w:rsidR="00E905F7">
        <w:rPr>
          <w:rFonts w:ascii="Palatino Linotype" w:hAnsi="Palatino Linotype" w:cs="Times New Roman"/>
          <w:sz w:val="22"/>
          <w:szCs w:val="22"/>
        </w:rPr>
        <w:t>)</w:t>
      </w:r>
      <w:r w:rsidRPr="00B11AA6">
        <w:rPr>
          <w:rFonts w:ascii="Palatino Linotype" w:hAnsi="Palatino Linotype" w:cs="Times New Roman"/>
          <w:sz w:val="22"/>
          <w:szCs w:val="22"/>
        </w:rPr>
        <w:t xml:space="preserve"> geometry, built-in stabilization for convection-dominated and stiff problems, and an interface specifically designed for coupled PDE systems. The parametric sweep, sensitivity analysis, and bifurcation tracking tools handle the difficult continuation problems that defeat naive Newton implementations. The tradeoff is cost, opacity (the solver is a black box), and limited </w:t>
      </w:r>
      <w:r w:rsidRPr="00B11AA6">
        <w:rPr>
          <w:rFonts w:ascii="Palatino Linotype" w:hAnsi="Palatino Linotype" w:cs="Times New Roman"/>
          <w:sz w:val="22"/>
          <w:szCs w:val="22"/>
        </w:rPr>
        <w:lastRenderedPageBreak/>
        <w:t xml:space="preserve">flexibility for non-standard physics. Much of the published literature on </w:t>
      </w:r>
      <w:r w:rsidR="00B11AA6">
        <w:rPr>
          <w:rFonts w:ascii="Palatino Linotype" w:hAnsi="Palatino Linotype" w:cs="Times New Roman"/>
          <w:sz w:val="22"/>
          <w:szCs w:val="22"/>
        </w:rPr>
        <w:t>electrochemical</w:t>
      </w:r>
      <w:r w:rsidRPr="00B11AA6">
        <w:rPr>
          <w:rFonts w:ascii="Palatino Linotype" w:hAnsi="Palatino Linotype" w:cs="Times New Roman"/>
          <w:sz w:val="22"/>
          <w:szCs w:val="22"/>
        </w:rPr>
        <w:t xml:space="preserve"> modeling uses COMSOL</w:t>
      </w:r>
      <w:r w:rsidR="00B11AA6">
        <w:rPr>
          <w:rFonts w:ascii="Palatino Linotype" w:hAnsi="Palatino Linotype" w:cs="Times New Roman"/>
          <w:sz w:val="22"/>
          <w:szCs w:val="22"/>
        </w:rPr>
        <w:t xml:space="preserve"> due to its accessibility for electrochemists without substantial numerical methods training.</w:t>
      </w:r>
    </w:p>
    <w:p w14:paraId="0E1C97DE" w14:textId="77777777" w:rsidR="00F01427" w:rsidRPr="00B11AA6" w:rsidRDefault="00F01427" w:rsidP="00F01427">
      <w:pPr>
        <w:jc w:val="both"/>
        <w:rPr>
          <w:rFonts w:ascii="Palatino Linotype" w:hAnsi="Palatino Linotype" w:cs="Times New Roman"/>
          <w:sz w:val="22"/>
          <w:szCs w:val="22"/>
        </w:rPr>
      </w:pPr>
      <w:r w:rsidRPr="00B11AA6">
        <w:rPr>
          <w:rFonts w:ascii="Palatino Linotype" w:hAnsi="Palatino Linotype" w:cs="Times New Roman"/>
          <w:b/>
          <w:bCs/>
          <w:sz w:val="22"/>
          <w:szCs w:val="22"/>
        </w:rPr>
        <w:t>Firedrake</w:t>
      </w:r>
      <w:r w:rsidRPr="00B11AA6">
        <w:rPr>
          <w:rFonts w:ascii="Palatino Linotype" w:hAnsi="Palatino Linotype" w:cs="Times New Roman"/>
          <w:sz w:val="22"/>
          <w:szCs w:val="22"/>
        </w:rPr>
        <w:t xml:space="preserve"> is an open-source Python-based finite-element framework that occupies the space between hand-coded NumPy and commercial COMSOL. It uses the </w:t>
      </w:r>
      <w:r w:rsidRPr="00B11AA6">
        <w:rPr>
          <w:rFonts w:ascii="Palatino Linotype" w:hAnsi="Palatino Linotype" w:cs="Times New Roman"/>
          <w:b/>
          <w:bCs/>
          <w:sz w:val="22"/>
          <w:szCs w:val="22"/>
        </w:rPr>
        <w:t>Unified Form Language (UFL)</w:t>
      </w:r>
      <w:r w:rsidRPr="00B11AA6">
        <w:rPr>
          <w:rFonts w:ascii="Palatino Linotype" w:hAnsi="Palatino Linotype" w:cs="Times New Roman"/>
          <w:sz w:val="22"/>
          <w:szCs w:val="22"/>
        </w:rPr>
        <w:t>, a domain-specific language embedded in Python, to express the weak form of a PDE in notation that closely mirrors the mathematics.</w:t>
      </w:r>
    </w:p>
    <w:p w14:paraId="3FDA8E51" w14:textId="02AB7A78" w:rsidR="00F01427" w:rsidRPr="00B11AA6" w:rsidRDefault="00F01427"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Firedrake automatically generates optimized C code for the local element integrals, assembles the global sparse system, and invokes PETSc's suite of preconditioners and solvers. For multidimensional electrochemical problems, Firedrake provides unstructured mesh support (via Gmsh), automatic differentiation for exact Jacobians, and scalable parallel solvers, all while keeping the model specification in readable Python. Its sibling project </w:t>
      </w:r>
      <w:r w:rsidRPr="00B11AA6">
        <w:rPr>
          <w:rFonts w:ascii="Palatino Linotype" w:hAnsi="Palatino Linotype" w:cs="Times New Roman"/>
          <w:b/>
          <w:bCs/>
          <w:sz w:val="22"/>
          <w:szCs w:val="22"/>
        </w:rPr>
        <w:t>FEniCSx</w:t>
      </w:r>
      <w:r w:rsidRPr="00B11AA6">
        <w:rPr>
          <w:rFonts w:ascii="Palatino Linotype" w:hAnsi="Palatino Linotype" w:cs="Times New Roman"/>
          <w:sz w:val="22"/>
          <w:szCs w:val="22"/>
        </w:rPr>
        <w:t xml:space="preserve"> offers similar capabilities with a slightly different </w:t>
      </w:r>
      <w:r w:rsidR="00E905F7">
        <w:rPr>
          <w:rFonts w:ascii="Palatino Linotype" w:hAnsi="Palatino Linotype" w:cs="Times New Roman"/>
          <w:sz w:val="22"/>
          <w:szCs w:val="22"/>
        </w:rPr>
        <w:t>application programming interface (</w:t>
      </w:r>
      <w:r w:rsidRPr="00B11AA6">
        <w:rPr>
          <w:rFonts w:ascii="Palatino Linotype" w:hAnsi="Palatino Linotype" w:cs="Times New Roman"/>
          <w:sz w:val="22"/>
          <w:szCs w:val="22"/>
        </w:rPr>
        <w:t>API</w:t>
      </w:r>
      <w:r w:rsidR="00E905F7">
        <w:rPr>
          <w:rFonts w:ascii="Palatino Linotype" w:hAnsi="Palatino Linotype" w:cs="Times New Roman"/>
          <w:sz w:val="22"/>
          <w:szCs w:val="22"/>
        </w:rPr>
        <w:t>)</w:t>
      </w:r>
      <w:r w:rsidRPr="00B11AA6">
        <w:rPr>
          <w:rFonts w:ascii="Palatino Linotype" w:hAnsi="Palatino Linotype" w:cs="Times New Roman"/>
          <w:sz w:val="22"/>
          <w:szCs w:val="22"/>
        </w:rPr>
        <w:t>.</w:t>
      </w:r>
    </w:p>
    <w:p w14:paraId="4CE2122F" w14:textId="2C91D284"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Julia</w:t>
      </w:r>
      <w:r w:rsidRPr="00B11AA6">
        <w:rPr>
          <w:rFonts w:ascii="Palatino Linotype" w:hAnsi="Palatino Linotype" w:cs="Times New Roman"/>
          <w:sz w:val="22"/>
          <w:szCs w:val="22"/>
        </w:rPr>
        <w:t xml:space="preserve"> (specifically the DifferentialEquations.jl ecosystem and Gridap.jl/Ferrite.jl for FEM) offers a compelling alternative for users who need the transparency of a hand-coded model but cannot afford the performance penalties of Python.</w:t>
      </w:r>
      <w:sdt>
        <w:sdtPr>
          <w:rPr>
            <w:rFonts w:ascii="Palatino Linotype" w:hAnsi="Palatino Linotype" w:cs="Times New Roman"/>
            <w:sz w:val="22"/>
            <w:szCs w:val="22"/>
            <w:vertAlign w:val="superscript"/>
          </w:rPr>
          <w:tag w:val="MENDELEY_CITATION_v3_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"/>
          <w:id w:val="-1598399826"/>
          <w:placeholder>
            <w:docPart w:val="DefaultPlaceholder_-1854013440"/>
          </w:placeholder>
        </w:sdtPr>
        <w:sdtEndPr/>
        <w:sdtContent>
          <w:r w:rsidR="00725507" w:rsidRPr="00B11AA6">
            <w:rPr>
              <w:rFonts w:ascii="Palatino Linotype" w:hAnsi="Palatino Linotype" w:cs="Times New Roman"/>
              <w:sz w:val="22"/>
              <w:szCs w:val="22"/>
              <w:vertAlign w:val="superscript"/>
            </w:rPr>
            <w:t>17</w:t>
          </w:r>
        </w:sdtContent>
      </w:sdt>
      <w:r w:rsidRPr="00B11AA6">
        <w:rPr>
          <w:rFonts w:ascii="Palatino Linotype" w:hAnsi="Palatino Linotype" w:cs="Times New Roman"/>
          <w:sz w:val="22"/>
          <w:szCs w:val="22"/>
        </w:rPr>
        <w:t xml:space="preserve"> Julia's just-in-time compilation produces performance competitive with Fortran and C while retaining Python-like expressiveness. DifferentialEquations.jl is widely regarded as the most sophisticated ODE/DAE/PDE solver suite available in any language, with automatic stiffness detection, implicit-explicit (IMEX) splitting, and dozens of high-order solvers with adaptive time stepping. For stiff CO₂R buffer systems, the Rodas5 or KenCarp4 solvers in Julia handle eigenvalue spreads of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12</m:t>
            </m:r>
          </m:sup>
        </m:sSup>
      </m:oMath>
      <w:r w:rsidRPr="00B11AA6">
        <w:rPr>
          <w:rFonts w:ascii="Palatino Linotype" w:hAnsi="Palatino Linotype" w:cs="Times New Roman"/>
          <w:sz w:val="22"/>
          <w:szCs w:val="22"/>
        </w:rPr>
        <w:t xml:space="preserve"> routinely. The ModelingToolkit.jl library can automatically derive sparse Jacobians symbolically from a high-level equation specification</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eliminating the forward-difference Jacobian bottleneck entirely.</w:t>
      </w:r>
    </w:p>
    <w:p w14:paraId="0725D6FD" w14:textId="0108BE1A" w:rsidR="00C0029B" w:rsidRPr="00B11AA6" w:rsidRDefault="00C0029B" w:rsidP="006D22E1">
      <w:pPr>
        <w:pStyle w:val="Heading1"/>
        <w:rPr>
          <w:rFonts w:ascii="Lato" w:hAnsi="Lato"/>
          <w:b/>
          <w:color w:val="auto"/>
          <w:sz w:val="24"/>
        </w:rPr>
      </w:pPr>
      <w:commentRangeStart w:id="58"/>
      <w:commentRangeStart w:id="59"/>
      <w:r w:rsidRPr="00B11AA6">
        <w:rPr>
          <w:rFonts w:ascii="Lato" w:hAnsi="Lato"/>
          <w:b/>
          <w:color w:val="auto"/>
          <w:sz w:val="24"/>
        </w:rPr>
        <w:t>Summary and Outlook</w:t>
      </w:r>
      <w:commentRangeEnd w:id="58"/>
      <w:r w:rsidR="001366E9" w:rsidRPr="00B11AA6">
        <w:rPr>
          <w:rStyle w:val="CommentReference"/>
          <w:rFonts w:ascii="Lato" w:hAnsi="Lato"/>
          <w:b/>
          <w:color w:val="auto"/>
          <w:sz w:val="24"/>
          <w:szCs w:val="40"/>
        </w:rPr>
        <w:commentReference w:id="58"/>
      </w:r>
      <w:commentRangeEnd w:id="59"/>
      <w:r w:rsidR="008C5298" w:rsidRPr="00B11AA6">
        <w:rPr>
          <w:rStyle w:val="CommentReference"/>
          <w:rFonts w:ascii="Lato" w:hAnsi="Lato"/>
          <w:b/>
          <w:color w:val="auto"/>
          <w:sz w:val="24"/>
          <w:szCs w:val="40"/>
        </w:rPr>
        <w:commentReference w:id="59"/>
      </w:r>
    </w:p>
    <w:p w14:paraId="51B55CA9" w14:textId="0360D9A4" w:rsidR="00C0029B" w:rsidRPr="00B11AA6" w:rsidRDefault="00C0029B">
      <w:pPr>
        <w:jc w:val="both"/>
        <w:rPr>
          <w:rFonts w:ascii="Palatino Linotype" w:hAnsi="Palatino Linotype" w:cs="Times New Roman"/>
          <w:sz w:val="22"/>
          <w:szCs w:val="22"/>
        </w:rPr>
      </w:pPr>
      <w:r w:rsidRPr="00B44F9B">
        <w:rPr>
          <w:rFonts w:ascii="Palatino Linotype" w:hAnsi="Palatino Linotype" w:cs="Times New Roman"/>
          <w:sz w:val="22"/>
          <w:szCs w:val="22"/>
          <w:highlight w:val="yellow"/>
        </w:rPr>
        <w:t xml:space="preserve">This chapter </w:t>
      </w:r>
      <w:r w:rsidR="00EE067F" w:rsidRPr="00B44F9B">
        <w:rPr>
          <w:rFonts w:ascii="Palatino Linotype" w:hAnsi="Palatino Linotype" w:cs="Times New Roman"/>
          <w:sz w:val="22"/>
          <w:szCs w:val="22"/>
          <w:highlight w:val="yellow"/>
        </w:rPr>
        <w:t>summarized how</w:t>
      </w:r>
      <w:r w:rsidR="005207B1" w:rsidRPr="00B44F9B">
        <w:rPr>
          <w:rFonts w:ascii="Palatino Linotype" w:hAnsi="Palatino Linotype" w:cs="Times New Roman"/>
          <w:sz w:val="22"/>
          <w:szCs w:val="22"/>
          <w:highlight w:val="yellow"/>
        </w:rPr>
        <w:t xml:space="preserve"> </w:t>
      </w:r>
      <w:r w:rsidRPr="00B44F9B">
        <w:rPr>
          <w:rFonts w:ascii="Palatino Linotype" w:hAnsi="Palatino Linotype" w:cs="Times New Roman"/>
          <w:sz w:val="22"/>
          <w:szCs w:val="22"/>
          <w:highlight w:val="yellow"/>
        </w:rPr>
        <w:t>continuum multiphysics modeling of electrochemical systems</w:t>
      </w:r>
      <w:r w:rsidR="00EE067F" w:rsidRPr="00B44F9B">
        <w:rPr>
          <w:rFonts w:ascii="Palatino Linotype" w:hAnsi="Palatino Linotype" w:cs="Times New Roman"/>
          <w:sz w:val="22"/>
          <w:szCs w:val="22"/>
          <w:highlight w:val="yellow"/>
        </w:rPr>
        <w:t xml:space="preserve"> can be accomplished</w:t>
      </w:r>
      <w:r w:rsidRPr="00B44F9B">
        <w:rPr>
          <w:rFonts w:ascii="Palatino Linotype" w:hAnsi="Palatino Linotype" w:cs="Times New Roman"/>
          <w:sz w:val="22"/>
          <w:szCs w:val="22"/>
          <w:highlight w:val="yellow"/>
        </w:rPr>
        <w:t xml:space="preserve"> </w:t>
      </w:r>
      <w:r w:rsidR="00860EB9" w:rsidRPr="00B44F9B">
        <w:rPr>
          <w:rFonts w:ascii="Palatino Linotype" w:hAnsi="Palatino Linotype" w:cs="Times New Roman"/>
          <w:sz w:val="22"/>
          <w:szCs w:val="22"/>
          <w:highlight w:val="yellow"/>
        </w:rPr>
        <w:t>using the</w:t>
      </w:r>
      <w:r w:rsidR="004E4AED" w:rsidRPr="00B44F9B">
        <w:rPr>
          <w:rFonts w:ascii="Palatino Linotype" w:hAnsi="Palatino Linotype" w:cs="Times New Roman"/>
          <w:sz w:val="22"/>
          <w:szCs w:val="22"/>
          <w:highlight w:val="yellow"/>
        </w:rPr>
        <w:t xml:space="preserve"> ope</w:t>
      </w:r>
      <w:r w:rsidR="00FB1BC4" w:rsidRPr="00B44F9B">
        <w:rPr>
          <w:rFonts w:ascii="Palatino Linotype" w:hAnsi="Palatino Linotype" w:cs="Times New Roman"/>
          <w:sz w:val="22"/>
          <w:szCs w:val="22"/>
          <w:highlight w:val="yellow"/>
        </w:rPr>
        <w:t>n-</w:t>
      </w:r>
      <w:r w:rsidR="004E4AED" w:rsidRPr="00B44F9B">
        <w:rPr>
          <w:rFonts w:ascii="Palatino Linotype" w:hAnsi="Palatino Linotype" w:cs="Times New Roman"/>
          <w:sz w:val="22"/>
          <w:szCs w:val="22"/>
          <w:highlight w:val="yellow"/>
        </w:rPr>
        <w:t xml:space="preserve">source packages </w:t>
      </w:r>
      <w:r w:rsidRPr="00B44F9B">
        <w:rPr>
          <w:rFonts w:ascii="Palatino Linotype" w:hAnsi="Palatino Linotype" w:cs="Times New Roman"/>
          <w:sz w:val="22"/>
          <w:szCs w:val="22"/>
          <w:highlight w:val="yellow"/>
        </w:rPr>
        <w:t>NumPy and SciPy.</w:t>
      </w:r>
      <w:r w:rsidRPr="00B11AA6">
        <w:rPr>
          <w:rFonts w:ascii="Palatino Linotype" w:hAnsi="Palatino Linotype" w:cs="Times New Roman"/>
          <w:sz w:val="22"/>
          <w:szCs w:val="22"/>
        </w:rPr>
        <w:t xml:space="preserve"> We </w:t>
      </w:r>
      <w:r w:rsidR="00E4513C">
        <w:rPr>
          <w:rFonts w:ascii="Palatino Linotype" w:hAnsi="Palatino Linotype" w:cs="Times New Roman"/>
          <w:sz w:val="22"/>
          <w:szCs w:val="22"/>
        </w:rPr>
        <w:t>start by introducing</w:t>
      </w:r>
      <w:r w:rsidRPr="00B11AA6">
        <w:rPr>
          <w:rFonts w:ascii="Palatino Linotype" w:hAnsi="Palatino Linotype" w:cs="Times New Roman"/>
          <w:sz w:val="22"/>
          <w:szCs w:val="22"/>
        </w:rPr>
        <w:t xml:space="preserve"> the physics that </w:t>
      </w:r>
      <w:r w:rsidR="00FB1BC4">
        <w:rPr>
          <w:rFonts w:ascii="Palatino Linotype" w:hAnsi="Palatino Linotype" w:cs="Times New Roman"/>
          <w:sz w:val="22"/>
          <w:szCs w:val="22"/>
        </w:rPr>
        <w:t xml:space="preserve">underpins </w:t>
      </w:r>
      <w:r w:rsidRPr="00B11AA6">
        <w:rPr>
          <w:rFonts w:ascii="Palatino Linotype" w:hAnsi="Palatino Linotype" w:cs="Times New Roman"/>
          <w:sz w:val="22"/>
          <w:szCs w:val="22"/>
        </w:rPr>
        <w:t xml:space="preserve">every continuum model </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conservation laws of the form</w:t>
      </w:r>
      <w:r w:rsidR="001E6650" w:rsidRPr="00B11AA6">
        <w:rPr>
          <w:rFonts w:ascii="Palatino Linotype" w:hAnsi="Palatino Linotype" w:cs="Times New Roman"/>
          <w:sz w:val="22"/>
          <w:szCs w:val="22"/>
        </w:rPr>
        <w:t xml:space="preserve"> </w:t>
      </w:r>
      <m:oMath>
        <m:f>
          <m:fPr>
            <m:ctrlPr>
              <w:rPr>
                <w:rFonts w:ascii="Cambria Math" w:hAnsi="Cambria Math" w:cs="Times New Roman"/>
                <w:i/>
                <w:sz w:val="22"/>
                <w:szCs w:val="22"/>
              </w:rPr>
            </m:ctrlPr>
          </m:fPr>
          <m:num>
            <m:r>
              <w:rPr>
                <w:rFonts w:ascii="Cambria Math" w:hAnsi="Cambria Math" w:cs="Times New Roman"/>
                <w:sz w:val="22"/>
                <w:szCs w:val="22"/>
              </w:rPr>
              <m:t>∂ϕ</m:t>
            </m:r>
          </m:num>
          <m:den>
            <m:r>
              <w:rPr>
                <w:rFonts w:ascii="Cambria Math" w:hAnsi="Cambria Math" w:cs="Times New Roman"/>
                <w:sz w:val="22"/>
                <w:szCs w:val="22"/>
              </w:rPr>
              <m:t>∂t</m:t>
            </m:r>
          </m:den>
        </m:f>
        <m:r>
          <w:rPr>
            <w:rFonts w:ascii="Cambria Math"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⋅J+S</m:t>
        </m:r>
      </m:oMath>
      <w:r w:rsidR="005B1C23" w:rsidRPr="00B11AA6">
        <w:rPr>
          <w:rFonts w:ascii="Palatino Linotype" w:hAnsi="Palatino Linotype" w:cs="Times New Roman"/>
          <w:sz w:val="22"/>
          <w:szCs w:val="22"/>
        </w:rPr>
        <w:t>)</w:t>
      </w:r>
      <w:r w:rsidR="004E33A3">
        <w:rPr>
          <w:rFonts w:ascii="Palatino Linotype" w:hAnsi="Palatino Linotype" w:cs="Times New Roman"/>
          <w:sz w:val="22"/>
          <w:szCs w:val="22"/>
        </w:rPr>
        <w:t xml:space="preserve"> and highlighting the unique value of continuum models for electrochemists and electrochemical engineers</w:t>
      </w:r>
      <w:r w:rsidR="004A6511">
        <w:rPr>
          <w:rFonts w:ascii="Palatino Linotype" w:hAnsi="Palatino Linotype" w:cs="Times New Roman"/>
          <w:sz w:val="22"/>
          <w:szCs w:val="22"/>
        </w:rPr>
        <w:t xml:space="preserve">. </w:t>
      </w:r>
      <w:r w:rsidR="004A6511" w:rsidRPr="00B44F9B">
        <w:rPr>
          <w:rFonts w:ascii="Palatino Linotype" w:hAnsi="Palatino Linotype" w:cs="Times New Roman"/>
          <w:sz w:val="22"/>
          <w:szCs w:val="22"/>
          <w:highlight w:val="yellow"/>
        </w:rPr>
        <w:t xml:space="preserve">We also present </w:t>
      </w:r>
      <w:r w:rsidR="00860EB9" w:rsidRPr="00B44F9B">
        <w:rPr>
          <w:rFonts w:ascii="Palatino Linotype" w:hAnsi="Palatino Linotype" w:cs="Times New Roman"/>
          <w:sz w:val="22"/>
          <w:szCs w:val="22"/>
          <w:highlight w:val="yellow"/>
        </w:rPr>
        <w:t xml:space="preserve">the </w:t>
      </w:r>
      <w:r w:rsidR="004A6511" w:rsidRPr="00B44F9B">
        <w:rPr>
          <w:rFonts w:ascii="Palatino Linotype" w:hAnsi="Palatino Linotype" w:cs="Times New Roman"/>
          <w:sz w:val="22"/>
          <w:szCs w:val="22"/>
          <w:highlight w:val="yellow"/>
        </w:rPr>
        <w:t xml:space="preserve">key concept </w:t>
      </w:r>
      <w:r w:rsidRPr="00B44F9B">
        <w:rPr>
          <w:rFonts w:ascii="Palatino Linotype" w:hAnsi="Palatino Linotype" w:cs="Times New Roman"/>
          <w:sz w:val="22"/>
          <w:szCs w:val="22"/>
          <w:highlight w:val="yellow"/>
        </w:rPr>
        <w:t xml:space="preserve">that a collection of </w:t>
      </w:r>
      <w:r w:rsidR="00D82BBD" w:rsidRPr="00B44F9B">
        <w:rPr>
          <w:rFonts w:ascii="Palatino Linotype" w:hAnsi="Palatino Linotype" w:cs="Times New Roman"/>
          <w:sz w:val="22"/>
          <w:szCs w:val="22"/>
          <w:highlight w:val="yellow"/>
        </w:rPr>
        <w:t>physical</w:t>
      </w:r>
      <w:r w:rsidRPr="00B44F9B">
        <w:rPr>
          <w:rFonts w:ascii="Palatino Linotype" w:hAnsi="Palatino Linotype" w:cs="Times New Roman"/>
          <w:sz w:val="22"/>
          <w:szCs w:val="22"/>
          <w:highlight w:val="yellow"/>
        </w:rPr>
        <w:t xml:space="preserve"> balances</w:t>
      </w:r>
      <w:r w:rsidR="001E2A9F" w:rsidRPr="00B44F9B">
        <w:rPr>
          <w:rFonts w:ascii="Palatino Linotype" w:hAnsi="Palatino Linotype" w:cs="Times New Roman"/>
          <w:sz w:val="22"/>
          <w:szCs w:val="22"/>
          <w:highlight w:val="yellow"/>
        </w:rPr>
        <w:t xml:space="preserve"> (</w:t>
      </w:r>
      <w:r w:rsidR="001E2A9F" w:rsidRPr="00B44F9B">
        <w:rPr>
          <w:rFonts w:ascii="Palatino Linotype" w:hAnsi="Palatino Linotype" w:cs="Times New Roman"/>
          <w:i/>
          <w:iCs/>
          <w:sz w:val="22"/>
          <w:szCs w:val="22"/>
          <w:highlight w:val="yellow"/>
        </w:rPr>
        <w:t>e.g.,</w:t>
      </w:r>
      <w:r w:rsidR="001E2A9F" w:rsidRPr="00B44F9B">
        <w:rPr>
          <w:rFonts w:ascii="Palatino Linotype" w:hAnsi="Palatino Linotype" w:cs="Times New Roman"/>
          <w:sz w:val="22"/>
          <w:szCs w:val="22"/>
          <w:highlight w:val="yellow"/>
        </w:rPr>
        <w:t xml:space="preserve"> mass, energy, momentum conservation)</w:t>
      </w:r>
      <w:r w:rsidR="004A6511" w:rsidRPr="00B44F9B">
        <w:rPr>
          <w:rFonts w:ascii="Palatino Linotype" w:hAnsi="Palatino Linotype" w:cs="Times New Roman"/>
          <w:sz w:val="22"/>
          <w:szCs w:val="22"/>
          <w:highlight w:val="yellow"/>
        </w:rPr>
        <w:t xml:space="preserve"> come together to form</w:t>
      </w:r>
      <w:r w:rsidRPr="00B44F9B">
        <w:rPr>
          <w:rFonts w:ascii="Palatino Linotype" w:hAnsi="Palatino Linotype" w:cs="Times New Roman"/>
          <w:sz w:val="22"/>
          <w:szCs w:val="22"/>
          <w:highlight w:val="yellow"/>
        </w:rPr>
        <w:t xml:space="preserve"> a </w:t>
      </w:r>
      <w:r w:rsidR="004A6511" w:rsidRPr="00B44F9B">
        <w:rPr>
          <w:rFonts w:ascii="Palatino Linotype" w:hAnsi="Palatino Linotype" w:cs="Times New Roman"/>
          <w:sz w:val="22"/>
          <w:szCs w:val="22"/>
          <w:highlight w:val="yellow"/>
        </w:rPr>
        <w:t>“</w:t>
      </w:r>
      <w:r w:rsidRPr="00B44F9B">
        <w:rPr>
          <w:rFonts w:ascii="Palatino Linotype" w:hAnsi="Palatino Linotype" w:cs="Times New Roman"/>
          <w:sz w:val="22"/>
          <w:szCs w:val="22"/>
          <w:highlight w:val="yellow"/>
        </w:rPr>
        <w:t>multiphysics</w:t>
      </w:r>
      <w:r w:rsidR="004A6511" w:rsidRPr="00B44F9B">
        <w:rPr>
          <w:rFonts w:ascii="Palatino Linotype" w:hAnsi="Palatino Linotype" w:cs="Times New Roman"/>
          <w:sz w:val="22"/>
          <w:szCs w:val="22"/>
          <w:highlight w:val="yellow"/>
        </w:rPr>
        <w:t>”</w:t>
      </w:r>
      <w:r w:rsidRPr="00B44F9B">
        <w:rPr>
          <w:rFonts w:ascii="Palatino Linotype" w:hAnsi="Palatino Linotype" w:cs="Times New Roman"/>
          <w:sz w:val="22"/>
          <w:szCs w:val="22"/>
          <w:highlight w:val="yellow"/>
        </w:rPr>
        <w:t xml:space="preserve"> problem</w:t>
      </w:r>
      <w:r w:rsidR="004A6511" w:rsidRPr="00B44F9B">
        <w:rPr>
          <w:rFonts w:ascii="Palatino Linotype" w:hAnsi="Palatino Linotype" w:cs="Times New Roman"/>
          <w:sz w:val="22"/>
          <w:szCs w:val="22"/>
          <w:highlight w:val="yellow"/>
        </w:rPr>
        <w:t>.</w:t>
      </w:r>
      <w:r w:rsidRPr="00B11AA6">
        <w:rPr>
          <w:rFonts w:ascii="Palatino Linotype" w:hAnsi="Palatino Linotype" w:cs="Times New Roman"/>
          <w:sz w:val="22"/>
          <w:szCs w:val="22"/>
        </w:rPr>
        <w:t xml:space="preserve"> </w:t>
      </w:r>
      <w:r w:rsidR="004A6511">
        <w:rPr>
          <w:rFonts w:ascii="Palatino Linotype" w:hAnsi="Palatino Linotype" w:cs="Times New Roman"/>
          <w:sz w:val="22"/>
          <w:szCs w:val="22"/>
        </w:rPr>
        <w:t>Every conservation equation is coupled through its</w:t>
      </w:r>
      <w:r w:rsidRPr="00B11AA6">
        <w:rPr>
          <w:rFonts w:ascii="Palatino Linotype" w:hAnsi="Palatino Linotype" w:cs="Times New Roman"/>
          <w:sz w:val="22"/>
          <w:szCs w:val="22"/>
        </w:rPr>
        <w:t xml:space="preserve"> source terms </w:t>
      </w:r>
      <w:r w:rsidR="004A6511">
        <w:rPr>
          <w:rFonts w:ascii="Palatino Linotype" w:hAnsi="Palatino Linotype" w:cs="Times New Roman"/>
          <w:sz w:val="22"/>
          <w:szCs w:val="22"/>
        </w:rPr>
        <w:t>or fluxes</w:t>
      </w:r>
      <w:r w:rsidRPr="00B11AA6">
        <w:rPr>
          <w:rFonts w:ascii="Palatino Linotype" w:hAnsi="Palatino Linotype" w:cs="Times New Roman"/>
          <w:sz w:val="22"/>
          <w:szCs w:val="22"/>
        </w:rPr>
        <w:t xml:space="preserve">, so the equations </w:t>
      </w:r>
      <w:r w:rsidR="00706370">
        <w:rPr>
          <w:rFonts w:ascii="Palatino Linotype" w:hAnsi="Palatino Linotype" w:cs="Times New Roman"/>
          <w:sz w:val="22"/>
          <w:szCs w:val="22"/>
        </w:rPr>
        <w:t xml:space="preserve">for multiple balances </w:t>
      </w:r>
      <w:r w:rsidRPr="00B11AA6">
        <w:rPr>
          <w:rFonts w:ascii="Palatino Linotype" w:hAnsi="Palatino Linotype" w:cs="Times New Roman"/>
          <w:sz w:val="22"/>
          <w:szCs w:val="22"/>
        </w:rPr>
        <w:t xml:space="preserve">must be solved together rather than one at a time. From there we assemble the numerical </w:t>
      </w:r>
      <w:r w:rsidR="00621C6B">
        <w:rPr>
          <w:rFonts w:ascii="Palatino Linotype" w:hAnsi="Palatino Linotype" w:cs="Times New Roman"/>
          <w:sz w:val="22"/>
          <w:szCs w:val="22"/>
        </w:rPr>
        <w:t>methodology required to solve these multiphysics problems</w:t>
      </w:r>
      <w:r w:rsidR="00A2463E">
        <w:rPr>
          <w:rFonts w:ascii="Palatino Linotype" w:hAnsi="Palatino Linotype" w:cs="Times New Roman"/>
          <w:sz w:val="22"/>
          <w:szCs w:val="22"/>
        </w:rPr>
        <w:t>: the</w:t>
      </w:r>
      <w:r w:rsidRPr="00B11AA6">
        <w:rPr>
          <w:rFonts w:ascii="Palatino Linotype" w:hAnsi="Palatino Linotype" w:cs="Times New Roman"/>
          <w:sz w:val="22"/>
          <w:szCs w:val="22"/>
        </w:rPr>
        <w:t xml:space="preserve"> discretiz</w:t>
      </w:r>
      <w:r w:rsidR="00A2463E">
        <w:rPr>
          <w:rFonts w:ascii="Palatino Linotype" w:hAnsi="Palatino Linotype" w:cs="Times New Roman"/>
          <w:sz w:val="22"/>
          <w:szCs w:val="22"/>
        </w:rPr>
        <w:t>ation</w:t>
      </w:r>
      <w:r w:rsidRPr="00B11AA6">
        <w:rPr>
          <w:rFonts w:ascii="Palatino Linotype" w:hAnsi="Palatino Linotype" w:cs="Times New Roman"/>
          <w:sz w:val="22"/>
          <w:szCs w:val="22"/>
        </w:rPr>
        <w:t xml:space="preserve"> </w:t>
      </w:r>
      <w:r w:rsidR="00A2463E">
        <w:rPr>
          <w:rFonts w:ascii="Palatino Linotype" w:hAnsi="Palatino Linotype" w:cs="Times New Roman"/>
          <w:sz w:val="22"/>
          <w:szCs w:val="22"/>
        </w:rPr>
        <w:t>of a physical</w:t>
      </w:r>
      <w:r w:rsidRPr="00B11AA6">
        <w:rPr>
          <w:rFonts w:ascii="Palatino Linotype" w:hAnsi="Palatino Linotype" w:cs="Times New Roman"/>
          <w:sz w:val="22"/>
          <w:szCs w:val="22"/>
        </w:rPr>
        <w:t xml:space="preserve"> domain onto a finite-volume mesh, approximati</w:t>
      </w:r>
      <w:r w:rsidR="00374690">
        <w:rPr>
          <w:rFonts w:ascii="Palatino Linotype" w:hAnsi="Palatino Linotype" w:cs="Times New Roman"/>
          <w:sz w:val="22"/>
          <w:szCs w:val="22"/>
        </w:rPr>
        <w:t>on of</w:t>
      </w:r>
      <w:r w:rsidRPr="00B11AA6">
        <w:rPr>
          <w:rFonts w:ascii="Palatino Linotype" w:hAnsi="Palatino Linotype" w:cs="Times New Roman"/>
          <w:sz w:val="22"/>
          <w:szCs w:val="22"/>
        </w:rPr>
        <w:t xml:space="preserve"> fluxes at cell faces, collect</w:t>
      </w:r>
      <w:r w:rsidR="00DA1980">
        <w:rPr>
          <w:rFonts w:ascii="Palatino Linotype" w:hAnsi="Palatino Linotype" w:cs="Times New Roman"/>
          <w:sz w:val="22"/>
          <w:szCs w:val="22"/>
        </w:rPr>
        <w:t>ion of</w:t>
      </w:r>
      <w:r w:rsidRPr="00B11AA6">
        <w:rPr>
          <w:rFonts w:ascii="Palatino Linotype" w:hAnsi="Palatino Linotype" w:cs="Times New Roman"/>
          <w:sz w:val="22"/>
          <w:szCs w:val="22"/>
        </w:rPr>
        <w:t xml:space="preserve"> the discrete balances into a single nonlinear residual F(u) = 0, and </w:t>
      </w:r>
      <w:r w:rsidR="00E143C1">
        <w:rPr>
          <w:rFonts w:ascii="Palatino Linotype" w:hAnsi="Palatino Linotype" w:cs="Times New Roman"/>
          <w:sz w:val="22"/>
          <w:szCs w:val="22"/>
        </w:rPr>
        <w:t xml:space="preserve">the </w:t>
      </w:r>
      <w:r w:rsidRPr="00B11AA6">
        <w:rPr>
          <w:rFonts w:ascii="Palatino Linotype" w:hAnsi="Palatino Linotype" w:cs="Times New Roman"/>
          <w:sz w:val="22"/>
          <w:szCs w:val="22"/>
        </w:rPr>
        <w:t>sol</w:t>
      </w:r>
      <w:r w:rsidR="00E143C1">
        <w:rPr>
          <w:rFonts w:ascii="Palatino Linotype" w:hAnsi="Palatino Linotype" w:cs="Times New Roman"/>
          <w:sz w:val="22"/>
          <w:szCs w:val="22"/>
        </w:rPr>
        <w:t>ution of</w:t>
      </w:r>
      <w:r w:rsidRPr="00B11AA6">
        <w:rPr>
          <w:rFonts w:ascii="Palatino Linotype" w:hAnsi="Palatino Linotype" w:cs="Times New Roman"/>
          <w:sz w:val="22"/>
          <w:szCs w:val="22"/>
        </w:rPr>
        <w:t xml:space="preserve"> that system with a Newton iteration carried along the polarization curve by voltage continuation.</w:t>
      </w:r>
      <w:r w:rsidR="004E33A3">
        <w:rPr>
          <w:rFonts w:ascii="Palatino Linotype" w:hAnsi="Palatino Linotype" w:cs="Times New Roman"/>
          <w:sz w:val="22"/>
          <w:szCs w:val="22"/>
        </w:rPr>
        <w:t xml:space="preserve"> </w:t>
      </w:r>
    </w:p>
    <w:p w14:paraId="35B09470" w14:textId="61A04B6F" w:rsidR="00C0029B" w:rsidRPr="00B11AA6" w:rsidRDefault="00907EED">
      <w:pPr>
        <w:jc w:val="both"/>
        <w:rPr>
          <w:rFonts w:ascii="Palatino Linotype" w:hAnsi="Palatino Linotype" w:cs="Times New Roman"/>
          <w:sz w:val="22"/>
          <w:szCs w:val="22"/>
        </w:rPr>
      </w:pPr>
      <w:r>
        <w:rPr>
          <w:rFonts w:ascii="Palatino Linotype" w:hAnsi="Palatino Linotype" w:cs="Times New Roman"/>
          <w:sz w:val="22"/>
          <w:szCs w:val="22"/>
        </w:rPr>
        <w:lastRenderedPageBreak/>
        <w:t>Once the fundamentals of both the continuum physics and the numerical methods are established, we demonstrate these techniques on a problem relevant to electrochemists</w:t>
      </w:r>
      <w:r w:rsidRPr="00907EED">
        <w:rPr>
          <w:rFonts w:ascii="Palatino Linotype" w:hAnsi="Palatino Linotype" w:cs="Times New Roman"/>
          <w:sz w:val="22"/>
          <w:szCs w:val="22"/>
        </w:rPr>
        <w:t>—</w:t>
      </w:r>
      <w:r>
        <w:rPr>
          <w:rFonts w:ascii="Palatino Linotype" w:hAnsi="Palatino Linotype" w:cs="Times New Roman"/>
          <w:sz w:val="22"/>
          <w:szCs w:val="22"/>
        </w:rPr>
        <w:t>the modeling of</w:t>
      </w:r>
      <w:r w:rsidR="00C0029B" w:rsidRPr="00B11AA6">
        <w:rPr>
          <w:rFonts w:ascii="Palatino Linotype" w:hAnsi="Palatino Linotype" w:cs="Times New Roman"/>
          <w:sz w:val="22"/>
          <w:szCs w:val="22"/>
        </w:rPr>
        <w:t xml:space="preserve"> the oxygen-reduction cathode of a polymer-electrolyte-membrane fuel cell. </w:t>
      </w:r>
      <w:r w:rsidR="00C0029B" w:rsidRPr="00B44F9B">
        <w:rPr>
          <w:rFonts w:ascii="Palatino Linotype" w:hAnsi="Palatino Linotype" w:cs="Times New Roman"/>
          <w:sz w:val="22"/>
          <w:szCs w:val="22"/>
          <w:highlight w:val="yellow"/>
        </w:rPr>
        <w:t xml:space="preserve">Rather than presenting the full model at once, we </w:t>
      </w:r>
      <w:r w:rsidR="00336E76" w:rsidRPr="00B44F9B">
        <w:rPr>
          <w:rFonts w:ascii="Palatino Linotype" w:hAnsi="Palatino Linotype" w:cs="Times New Roman"/>
          <w:sz w:val="22"/>
          <w:szCs w:val="22"/>
          <w:highlight w:val="yellow"/>
        </w:rPr>
        <w:t>walk the reader through the process of building the multiphysics simulation</w:t>
      </w:r>
      <w:r w:rsidR="00C0029B" w:rsidRPr="00B44F9B">
        <w:rPr>
          <w:rFonts w:ascii="Palatino Linotype" w:hAnsi="Palatino Linotype" w:cs="Times New Roman"/>
          <w:sz w:val="22"/>
          <w:szCs w:val="22"/>
          <w:highlight w:val="yellow"/>
        </w:rPr>
        <w:t xml:space="preserve"> in four validated stages, each switching on a single physical mechanism, introducing at most one new numerical technique, and confirming itself against a known limiting case before the next was added</w:t>
      </w:r>
      <w:r w:rsidR="00562E2A" w:rsidRPr="00B44F9B">
        <w:rPr>
          <w:rFonts w:ascii="Palatino Linotype" w:hAnsi="Palatino Linotype" w:cs="Times New Roman"/>
          <w:sz w:val="22"/>
          <w:szCs w:val="22"/>
          <w:highlight w:val="yellow"/>
        </w:rPr>
        <w:t xml:space="preserve">. </w:t>
      </w:r>
      <w:r w:rsidR="00F770B2" w:rsidRPr="00B44F9B">
        <w:rPr>
          <w:rFonts w:ascii="Palatino Linotype" w:hAnsi="Palatino Linotype" w:cs="Times New Roman"/>
          <w:sz w:val="22"/>
          <w:szCs w:val="22"/>
          <w:highlight w:val="yellow"/>
        </w:rPr>
        <w:t xml:space="preserve">This staged implementation </w:t>
      </w:r>
      <w:r w:rsidR="004E6AAC" w:rsidRPr="00B44F9B">
        <w:rPr>
          <w:rFonts w:ascii="Palatino Linotype" w:hAnsi="Palatino Linotype" w:cs="Times New Roman"/>
          <w:sz w:val="22"/>
          <w:szCs w:val="22"/>
          <w:highlight w:val="yellow"/>
        </w:rPr>
        <w:t>represent</w:t>
      </w:r>
      <w:r w:rsidR="00825422" w:rsidRPr="00B44F9B">
        <w:rPr>
          <w:rFonts w:ascii="Palatino Linotype" w:hAnsi="Palatino Linotype" w:cs="Times New Roman"/>
          <w:sz w:val="22"/>
          <w:szCs w:val="22"/>
          <w:highlight w:val="yellow"/>
        </w:rPr>
        <w:t>s</w:t>
      </w:r>
      <w:r w:rsidR="004E6AAC" w:rsidRPr="00B44F9B">
        <w:rPr>
          <w:rFonts w:ascii="Palatino Linotype" w:hAnsi="Palatino Linotype" w:cs="Times New Roman"/>
          <w:sz w:val="22"/>
          <w:szCs w:val="22"/>
          <w:highlight w:val="yellow"/>
        </w:rPr>
        <w:t xml:space="preserve"> a realistic</w:t>
      </w:r>
      <w:r w:rsidR="00F770B2" w:rsidRPr="00B44F9B">
        <w:rPr>
          <w:rFonts w:ascii="Palatino Linotype" w:hAnsi="Palatino Linotype" w:cs="Times New Roman"/>
          <w:sz w:val="22"/>
          <w:szCs w:val="22"/>
          <w:highlight w:val="yellow"/>
        </w:rPr>
        <w:t xml:space="preserve"> development pipeline of a complex multiphysics model</w:t>
      </w:r>
      <w:r w:rsidR="00F770B2">
        <w:rPr>
          <w:rFonts w:ascii="Palatino Linotype" w:hAnsi="Palatino Linotype" w:cs="Times New Roman"/>
          <w:sz w:val="22"/>
          <w:szCs w:val="22"/>
        </w:rPr>
        <w:t xml:space="preserve">. </w:t>
      </w:r>
      <w:r w:rsidR="00562E2A">
        <w:rPr>
          <w:rFonts w:ascii="Palatino Linotype" w:hAnsi="Palatino Linotype" w:cs="Times New Roman"/>
          <w:sz w:val="22"/>
          <w:szCs w:val="22"/>
        </w:rPr>
        <w:t>T</w:t>
      </w:r>
      <w:r w:rsidR="00C0029B" w:rsidRPr="00B11AA6">
        <w:rPr>
          <w:rFonts w:ascii="Palatino Linotype" w:hAnsi="Palatino Linotype" w:cs="Times New Roman"/>
          <w:sz w:val="22"/>
          <w:szCs w:val="22"/>
        </w:rPr>
        <w:t xml:space="preserve">he dissolved-O₂ and ohmic-charge </w:t>
      </w:r>
      <w:r w:rsidR="00562E2A">
        <w:rPr>
          <w:rFonts w:ascii="Palatino Linotype" w:hAnsi="Palatino Linotype" w:cs="Times New Roman"/>
          <w:sz w:val="22"/>
          <w:szCs w:val="22"/>
        </w:rPr>
        <w:t>transport are modeled first</w:t>
      </w:r>
      <w:r w:rsidR="00C0029B" w:rsidRPr="00B11AA6">
        <w:rPr>
          <w:rFonts w:ascii="Palatino Linotype" w:hAnsi="Palatino Linotype" w:cs="Times New Roman"/>
          <w:sz w:val="22"/>
          <w:szCs w:val="22"/>
        </w:rPr>
        <w:t xml:space="preserve"> (Stage 1), </w:t>
      </w:r>
      <w:r w:rsidR="00F770B2">
        <w:rPr>
          <w:rFonts w:ascii="Palatino Linotype" w:hAnsi="Palatino Linotype" w:cs="Times New Roman"/>
          <w:sz w:val="22"/>
          <w:szCs w:val="22"/>
        </w:rPr>
        <w:t xml:space="preserve">followed by inclusion of </w:t>
      </w:r>
      <w:r w:rsidR="00C0029B" w:rsidRPr="00B11AA6">
        <w:rPr>
          <w:rFonts w:ascii="Palatino Linotype" w:hAnsi="Palatino Linotype" w:cs="Times New Roman"/>
          <w:sz w:val="22"/>
          <w:szCs w:val="22"/>
        </w:rPr>
        <w:t xml:space="preserve">a finite membrane-permeability boundary condition (Stage 2), gas-phase transport across two domains (Stage 3), and finite-rate interphase coupling with Maxwell–Stefan gas transport (Stage 4). The </w:t>
      </w:r>
      <w:r w:rsidR="00860EB9" w:rsidRPr="00860EB9">
        <w:rPr>
          <w:rFonts w:ascii="Palatino Linotype" w:hAnsi="Palatino Linotype" w:cs="Times New Roman"/>
          <w:sz w:val="22"/>
          <w:szCs w:val="22"/>
        </w:rPr>
        <w:t>en</w:t>
      </w:r>
      <w:r w:rsidR="00B12147">
        <w:rPr>
          <w:rFonts w:ascii="Palatino Linotype" w:hAnsi="Palatino Linotype" w:cs="Times New Roman"/>
          <w:sz w:val="22"/>
          <w:szCs w:val="22"/>
        </w:rPr>
        <w:t>d product</w:t>
      </w:r>
      <w:r w:rsidR="00C0029B" w:rsidRPr="00B11AA6">
        <w:rPr>
          <w:rFonts w:ascii="Palatino Linotype" w:hAnsi="Palatino Linotype" w:cs="Times New Roman"/>
          <w:sz w:val="22"/>
          <w:szCs w:val="22"/>
        </w:rPr>
        <w:t xml:space="preserve"> </w:t>
      </w:r>
      <w:r w:rsidR="00825422">
        <w:rPr>
          <w:rFonts w:ascii="Palatino Linotype" w:hAnsi="Palatino Linotype" w:cs="Times New Roman"/>
          <w:sz w:val="22"/>
          <w:szCs w:val="22"/>
        </w:rPr>
        <w:t>of th</w:t>
      </w:r>
      <w:r w:rsidR="00C0029B" w:rsidRPr="00B11AA6">
        <w:rPr>
          <w:rFonts w:ascii="Palatino Linotype" w:hAnsi="Palatino Linotype" w:cs="Times New Roman"/>
          <w:sz w:val="22"/>
          <w:szCs w:val="22"/>
        </w:rPr>
        <w:t xml:space="preserve">is </w:t>
      </w:r>
      <w:r w:rsidR="00F30532">
        <w:rPr>
          <w:rFonts w:ascii="Palatino Linotype" w:hAnsi="Palatino Linotype" w:cs="Times New Roman"/>
          <w:sz w:val="22"/>
          <w:szCs w:val="22"/>
        </w:rPr>
        <w:t xml:space="preserve">implementation pipeline is </w:t>
      </w:r>
      <w:r w:rsidR="00C0029B" w:rsidRPr="00B11AA6">
        <w:rPr>
          <w:rFonts w:ascii="Palatino Linotype" w:hAnsi="Palatino Linotype" w:cs="Times New Roman"/>
          <w:sz w:val="22"/>
          <w:szCs w:val="22"/>
        </w:rPr>
        <w:t>a complete five-field model in which every term traces back to a specific physical process, anchored by limit checks</w:t>
      </w:r>
      <w:r w:rsidR="009F615B">
        <w:rPr>
          <w:rFonts w:ascii="Palatino Linotype" w:hAnsi="Palatino Linotype" w:cs="Times New Roman"/>
          <w:sz w:val="22"/>
          <w:szCs w:val="22"/>
        </w:rPr>
        <w:t xml:space="preserve"> that confirm the physics of the model are consistent with electrochemical engineering intuition.</w:t>
      </w:r>
    </w:p>
    <w:p w14:paraId="523B6CBF" w14:textId="44D5126E" w:rsidR="00C0029B" w:rsidRPr="00B11AA6" w:rsidRDefault="0052645E">
      <w:pPr>
        <w:jc w:val="both"/>
        <w:rPr>
          <w:rFonts w:ascii="Palatino Linotype" w:hAnsi="Palatino Linotype" w:cs="Times New Roman"/>
          <w:sz w:val="22"/>
          <w:szCs w:val="22"/>
        </w:rPr>
      </w:pPr>
      <w:r>
        <w:rPr>
          <w:rFonts w:ascii="Palatino Linotype" w:hAnsi="Palatino Linotype" w:cs="Times New Roman"/>
          <w:sz w:val="22"/>
          <w:szCs w:val="22"/>
        </w:rPr>
        <w:t xml:space="preserve">The model </w:t>
      </w:r>
      <w:r w:rsidR="00D63A2E">
        <w:rPr>
          <w:rFonts w:ascii="Palatino Linotype" w:hAnsi="Palatino Linotype" w:cs="Times New Roman"/>
          <w:sz w:val="22"/>
          <w:szCs w:val="22"/>
        </w:rPr>
        <w:t>is used to calculate</w:t>
      </w:r>
      <w:r w:rsidR="00BC365F">
        <w:rPr>
          <w:rFonts w:ascii="Palatino Linotype" w:hAnsi="Palatino Linotype" w:cs="Times New Roman"/>
          <w:sz w:val="22"/>
          <w:szCs w:val="22"/>
        </w:rPr>
        <w:t xml:space="preserve"> </w:t>
      </w:r>
      <w:r w:rsidR="00C0029B" w:rsidRPr="00B11AA6">
        <w:rPr>
          <w:rFonts w:ascii="Palatino Linotype" w:hAnsi="Palatino Linotype" w:cs="Times New Roman"/>
          <w:sz w:val="22"/>
          <w:szCs w:val="22"/>
        </w:rPr>
        <w:t>polarization curves decomposed into kinetic, ohmic, and mass-transport losses</w:t>
      </w:r>
      <w:r w:rsidR="009257BE">
        <w:rPr>
          <w:rFonts w:ascii="Palatino Linotype" w:hAnsi="Palatino Linotype" w:cs="Times New Roman"/>
          <w:sz w:val="22"/>
          <w:szCs w:val="22"/>
        </w:rPr>
        <w:t xml:space="preserve"> and </w:t>
      </w:r>
      <w:r w:rsidR="00C0029B" w:rsidRPr="00B11AA6">
        <w:rPr>
          <w:rFonts w:ascii="Palatino Linotype" w:hAnsi="Palatino Linotype" w:cs="Times New Roman"/>
          <w:sz w:val="22"/>
          <w:szCs w:val="22"/>
        </w:rPr>
        <w:t xml:space="preserve">the internal concentration and potential fields that experiments cannot directly resolve, </w:t>
      </w:r>
      <w:r w:rsidR="009257BE">
        <w:rPr>
          <w:rFonts w:ascii="Palatino Linotype" w:hAnsi="Palatino Linotype" w:cs="Times New Roman"/>
          <w:sz w:val="22"/>
          <w:szCs w:val="22"/>
        </w:rPr>
        <w:t>while also providing a</w:t>
      </w:r>
      <w:r w:rsidR="00C0029B" w:rsidRPr="00B11AA6">
        <w:rPr>
          <w:rFonts w:ascii="Palatino Linotype" w:hAnsi="Palatino Linotype" w:cs="Times New Roman"/>
          <w:sz w:val="22"/>
          <w:szCs w:val="22"/>
        </w:rPr>
        <w:t xml:space="preserve"> platform for the sensitivity and optimization studies that guide real design. </w:t>
      </w:r>
      <w:r w:rsidR="002854BF" w:rsidRPr="00B44F9B">
        <w:rPr>
          <w:rFonts w:ascii="Palatino Linotype" w:hAnsi="Palatino Linotype" w:cs="Times New Roman"/>
          <w:sz w:val="22"/>
          <w:szCs w:val="22"/>
          <w:highlight w:val="yellow"/>
        </w:rPr>
        <w:t>Finally, we provide a detailed discussion of the limitations of Python for numerical modeling, such as its difficulty solving</w:t>
      </w:r>
      <w:r w:rsidR="00C0029B" w:rsidRPr="00B44F9B">
        <w:rPr>
          <w:rFonts w:ascii="Palatino Linotype" w:hAnsi="Palatino Linotype" w:cs="Times New Roman"/>
          <w:sz w:val="22"/>
          <w:szCs w:val="22"/>
          <w:highlight w:val="yellow"/>
        </w:rPr>
        <w:t xml:space="preserve"> stiff multispecies chemistries such as CO₂ reduction, two-phase water management, and multidimensional geometries.</w:t>
      </w:r>
      <w:r w:rsidR="00C0029B" w:rsidRPr="00B11AA6">
        <w:rPr>
          <w:rFonts w:ascii="Palatino Linotype" w:hAnsi="Palatino Linotype" w:cs="Times New Roman"/>
          <w:sz w:val="22"/>
          <w:szCs w:val="22"/>
        </w:rPr>
        <w:t xml:space="preserve"> </w:t>
      </w:r>
      <w:r w:rsidR="00C839C4">
        <w:rPr>
          <w:rFonts w:ascii="Palatino Linotype" w:hAnsi="Palatino Linotype" w:cs="Times New Roman"/>
          <w:sz w:val="22"/>
          <w:szCs w:val="22"/>
        </w:rPr>
        <w:t>These shortcomings</w:t>
      </w:r>
      <w:r w:rsidR="00C0029B" w:rsidRPr="00B11AA6">
        <w:rPr>
          <w:rFonts w:ascii="Palatino Linotype" w:hAnsi="Palatino Linotype" w:cs="Times New Roman"/>
          <w:sz w:val="22"/>
          <w:szCs w:val="22"/>
        </w:rPr>
        <w:t xml:space="preserve"> motivate the </w:t>
      </w:r>
      <w:r w:rsidR="00C82A5D">
        <w:rPr>
          <w:rFonts w:ascii="Palatino Linotype" w:hAnsi="Palatino Linotype" w:cs="Times New Roman"/>
          <w:sz w:val="22"/>
          <w:szCs w:val="22"/>
        </w:rPr>
        <w:t xml:space="preserve">need for </w:t>
      </w:r>
      <w:r w:rsidR="00C0029B" w:rsidRPr="00B11AA6">
        <w:rPr>
          <w:rFonts w:ascii="Palatino Linotype" w:hAnsi="Palatino Linotype" w:cs="Times New Roman"/>
          <w:sz w:val="22"/>
          <w:szCs w:val="22"/>
        </w:rPr>
        <w:t xml:space="preserve">specialized tools </w:t>
      </w:r>
      <w:r w:rsidR="00C82A5D">
        <w:rPr>
          <w:rFonts w:ascii="Palatino Linotype" w:hAnsi="Palatino Linotype" w:cs="Times New Roman"/>
          <w:sz w:val="22"/>
          <w:szCs w:val="22"/>
        </w:rPr>
        <w:t>for numerical modeling</w:t>
      </w:r>
      <w:r w:rsidR="00C0029B" w:rsidRPr="00B11AA6">
        <w:rPr>
          <w:rFonts w:ascii="Palatino Linotype" w:hAnsi="Palatino Linotype" w:cs="Times New Roman"/>
          <w:sz w:val="22"/>
          <w:szCs w:val="22"/>
        </w:rPr>
        <w:t xml:space="preserve"> </w:t>
      </w:r>
      <w:r w:rsidR="005B1C23" w:rsidRPr="00B11AA6">
        <w:rPr>
          <w:rFonts w:ascii="Palatino Linotype" w:hAnsi="Palatino Linotype" w:cs="Times New Roman"/>
          <w:sz w:val="22"/>
          <w:szCs w:val="22"/>
        </w:rPr>
        <w:t>(</w:t>
      </w:r>
      <w:r w:rsidR="00C0029B" w:rsidRPr="00B11AA6">
        <w:rPr>
          <w:rFonts w:ascii="Palatino Linotype" w:hAnsi="Palatino Linotype" w:cs="Times New Roman"/>
          <w:sz w:val="22"/>
          <w:szCs w:val="22"/>
        </w:rPr>
        <w:t>Julia’s DifferentialEquations.jl, Firedrake and FEniCSx, COMSOL, and OpenFOAM</w:t>
      </w:r>
      <w:r w:rsidR="005B1C23" w:rsidRPr="00B11AA6">
        <w:rPr>
          <w:rFonts w:ascii="Palatino Linotype" w:hAnsi="Palatino Linotype" w:cs="Times New Roman"/>
          <w:sz w:val="22"/>
          <w:szCs w:val="22"/>
        </w:rPr>
        <w:t>),</w:t>
      </w:r>
      <w:r w:rsidR="00C0029B" w:rsidRPr="00B11AA6">
        <w:rPr>
          <w:rFonts w:ascii="Palatino Linotype" w:hAnsi="Palatino Linotype" w:cs="Times New Roman"/>
          <w:sz w:val="22"/>
          <w:szCs w:val="22"/>
        </w:rPr>
        <w:t xml:space="preserve"> each </w:t>
      </w:r>
      <w:r w:rsidR="00D252A3">
        <w:rPr>
          <w:rFonts w:ascii="Palatino Linotype" w:hAnsi="Palatino Linotype" w:cs="Times New Roman"/>
          <w:sz w:val="22"/>
          <w:szCs w:val="22"/>
        </w:rPr>
        <w:t>custom-</w:t>
      </w:r>
      <w:r w:rsidR="00C0029B" w:rsidRPr="00B11AA6">
        <w:rPr>
          <w:rFonts w:ascii="Palatino Linotype" w:hAnsi="Palatino Linotype" w:cs="Times New Roman"/>
          <w:sz w:val="22"/>
          <w:szCs w:val="22"/>
        </w:rPr>
        <w:t xml:space="preserve">built to </w:t>
      </w:r>
      <w:r w:rsidR="00102647">
        <w:rPr>
          <w:rFonts w:ascii="Palatino Linotype" w:hAnsi="Palatino Linotype" w:cs="Times New Roman"/>
          <w:sz w:val="22"/>
          <w:szCs w:val="22"/>
        </w:rPr>
        <w:t xml:space="preserve">solve numerical problems that would be intractable </w:t>
      </w:r>
      <w:r w:rsidR="003F4DBC">
        <w:rPr>
          <w:rFonts w:ascii="Palatino Linotype" w:hAnsi="Palatino Linotype" w:cs="Times New Roman"/>
          <w:sz w:val="22"/>
          <w:szCs w:val="22"/>
        </w:rPr>
        <w:t xml:space="preserve">in </w:t>
      </w:r>
      <w:r w:rsidR="00C74D5C">
        <w:rPr>
          <w:rFonts w:ascii="Palatino Linotype" w:hAnsi="Palatino Linotype" w:cs="Times New Roman"/>
          <w:sz w:val="22"/>
          <w:szCs w:val="22"/>
        </w:rPr>
        <w:t>NumPy and SciPy.</w:t>
      </w:r>
    </w:p>
    <w:p w14:paraId="7CE1BFB3" w14:textId="0CCB290F" w:rsidR="00316AC8" w:rsidRPr="00B11AA6" w:rsidRDefault="00E71CE4" w:rsidP="00972F13">
      <w:pPr>
        <w:jc w:val="both"/>
        <w:rPr>
          <w:rFonts w:ascii="Palatino Linotype" w:hAnsi="Palatino Linotype" w:cs="Times New Roman"/>
          <w:sz w:val="22"/>
          <w:szCs w:val="22"/>
        </w:rPr>
      </w:pPr>
      <w:r w:rsidRPr="00B44F9B">
        <w:rPr>
          <w:rFonts w:ascii="Palatino Linotype" w:hAnsi="Palatino Linotype" w:cs="Times New Roman"/>
          <w:sz w:val="22"/>
          <w:szCs w:val="22"/>
          <w:highlight w:val="yellow"/>
        </w:rPr>
        <w:t>An important throughline of this chapter is the importance of understanding the fundamentals of both the numerical methods and the electrochemistry when developing a continuum model of a system</w:t>
      </w:r>
      <w:r w:rsidR="00C0029B" w:rsidRPr="00B44F9B">
        <w:rPr>
          <w:rFonts w:ascii="Palatino Linotype" w:hAnsi="Palatino Linotype" w:cs="Times New Roman"/>
          <w:sz w:val="22"/>
          <w:szCs w:val="22"/>
          <w:highlight w:val="yellow"/>
        </w:rPr>
        <w:t xml:space="preserve">. Knowing why a residual must be scaled, what a step clamp prevents, how a flux balance becomes a row of a matrix, and how a new mechanism is validated against a limiting case </w:t>
      </w:r>
      <w:r w:rsidR="00654589" w:rsidRPr="00B44F9B">
        <w:rPr>
          <w:rFonts w:ascii="Palatino Linotype" w:hAnsi="Palatino Linotype" w:cs="Times New Roman"/>
          <w:sz w:val="22"/>
          <w:szCs w:val="22"/>
          <w:highlight w:val="yellow"/>
        </w:rPr>
        <w:t xml:space="preserve">is </w:t>
      </w:r>
      <w:r w:rsidR="00D57BF8" w:rsidRPr="00B44F9B">
        <w:rPr>
          <w:rFonts w:ascii="Palatino Linotype" w:hAnsi="Palatino Linotype" w:cs="Times New Roman"/>
          <w:sz w:val="22"/>
          <w:szCs w:val="22"/>
          <w:highlight w:val="yellow"/>
        </w:rPr>
        <w:t>crucial</w:t>
      </w:r>
      <w:r w:rsidR="00654589" w:rsidRPr="00B44F9B">
        <w:rPr>
          <w:rFonts w:ascii="Palatino Linotype" w:hAnsi="Palatino Linotype" w:cs="Times New Roman"/>
          <w:sz w:val="22"/>
          <w:szCs w:val="22"/>
          <w:highlight w:val="yellow"/>
        </w:rPr>
        <w:t xml:space="preserve"> in the development and troubleshooting of continuum models of electrochemical systems</w:t>
      </w:r>
      <w:r w:rsidR="00C0029B" w:rsidRPr="00B44F9B">
        <w:rPr>
          <w:rFonts w:ascii="Palatino Linotype" w:hAnsi="Palatino Linotype" w:cs="Times New Roman"/>
          <w:sz w:val="22"/>
          <w:szCs w:val="22"/>
          <w:highlight w:val="yellow"/>
        </w:rPr>
        <w:t xml:space="preserve">. </w:t>
      </w:r>
      <w:r w:rsidR="00294BDB" w:rsidRPr="00B44F9B">
        <w:rPr>
          <w:rFonts w:ascii="Palatino Linotype" w:hAnsi="Palatino Linotype" w:cs="Times New Roman"/>
          <w:sz w:val="22"/>
          <w:szCs w:val="22"/>
          <w:highlight w:val="yellow"/>
        </w:rPr>
        <w:t>Th</w:t>
      </w:r>
      <w:r w:rsidR="00D57BF8" w:rsidRPr="00B44F9B">
        <w:rPr>
          <w:rFonts w:ascii="Palatino Linotype" w:hAnsi="Palatino Linotype" w:cs="Times New Roman"/>
          <w:sz w:val="22"/>
          <w:szCs w:val="22"/>
          <w:highlight w:val="yellow"/>
        </w:rPr>
        <w:t>is</w:t>
      </w:r>
      <w:r w:rsidR="00294BDB" w:rsidRPr="00B44F9B">
        <w:rPr>
          <w:rFonts w:ascii="Palatino Linotype" w:hAnsi="Palatino Linotype" w:cs="Times New Roman"/>
          <w:sz w:val="22"/>
          <w:szCs w:val="22"/>
          <w:highlight w:val="yellow"/>
        </w:rPr>
        <w:t xml:space="preserve"> physical and numerical intuition</w:t>
      </w:r>
      <w:r w:rsidR="00D57BF8" w:rsidRPr="00B44F9B">
        <w:rPr>
          <w:rFonts w:ascii="Palatino Linotype" w:hAnsi="Palatino Linotype" w:cs="Times New Roman"/>
          <w:sz w:val="22"/>
          <w:szCs w:val="22"/>
          <w:highlight w:val="yellow"/>
        </w:rPr>
        <w:t xml:space="preserve"> is applicable</w:t>
      </w:r>
      <w:r w:rsidR="00C0029B" w:rsidRPr="00B44F9B">
        <w:rPr>
          <w:rFonts w:ascii="Palatino Linotype" w:hAnsi="Palatino Linotype" w:cs="Times New Roman"/>
          <w:sz w:val="22"/>
          <w:szCs w:val="22"/>
          <w:highlight w:val="yellow"/>
        </w:rPr>
        <w:t xml:space="preserve"> to </w:t>
      </w:r>
      <w:r w:rsidR="00D57BF8" w:rsidRPr="00B44F9B">
        <w:rPr>
          <w:rFonts w:ascii="Palatino Linotype" w:hAnsi="Palatino Linotype" w:cs="Times New Roman"/>
          <w:sz w:val="22"/>
          <w:szCs w:val="22"/>
          <w:highlight w:val="yellow"/>
        </w:rPr>
        <w:t>the development of any electrochemical simulation,</w:t>
      </w:r>
      <w:r w:rsidR="00C0029B" w:rsidRPr="00B44F9B">
        <w:rPr>
          <w:rFonts w:ascii="Palatino Linotype" w:hAnsi="Palatino Linotype" w:cs="Times New Roman"/>
          <w:sz w:val="22"/>
          <w:szCs w:val="22"/>
          <w:highlight w:val="yellow"/>
        </w:rPr>
        <w:t xml:space="preserve"> and building </w:t>
      </w:r>
      <w:r w:rsidR="00D57BF8" w:rsidRPr="00B44F9B">
        <w:rPr>
          <w:rFonts w:ascii="Palatino Linotype" w:hAnsi="Palatino Linotype" w:cs="Times New Roman"/>
          <w:sz w:val="22"/>
          <w:szCs w:val="22"/>
          <w:highlight w:val="yellow"/>
        </w:rPr>
        <w:t>these skills and understanding are the key takeaways from this chapter.</w:t>
      </w:r>
    </w:p>
    <w:p w14:paraId="2A0C88CF" w14:textId="77703F5B" w:rsidR="00533C88" w:rsidRPr="00B11AA6" w:rsidRDefault="00316AC8" w:rsidP="00316AC8">
      <w:pPr>
        <w:rPr>
          <w:rFonts w:ascii="Lato" w:hAnsi="Lato" w:cs="Times New Roman"/>
        </w:rPr>
      </w:pPr>
      <w:r w:rsidRPr="00B11AA6">
        <w:rPr>
          <w:rFonts w:ascii="Palatino Linotype" w:hAnsi="Palatino Linotype" w:cs="Times New Roman"/>
          <w:sz w:val="22"/>
          <w:szCs w:val="22"/>
        </w:rPr>
        <w:br w:type="page"/>
      </w:r>
      <w:r w:rsidRPr="00B11AA6">
        <w:rPr>
          <w:rFonts w:ascii="Lato" w:hAnsi="Lato" w:cs="Times New Roman"/>
          <w:b/>
          <w:bCs/>
        </w:rPr>
        <w:lastRenderedPageBreak/>
        <w:t>References</w:t>
      </w:r>
    </w:p>
    <w:sdt>
      <w:sdtPr>
        <w:rPr>
          <w:rFonts w:ascii="Palatino Linotype" w:hAnsi="Palatino Linotype" w:cs="Times New Roman"/>
          <w:sz w:val="22"/>
          <w:szCs w:val="22"/>
        </w:rPr>
        <w:tag w:val="MENDELEY_BIBLIOGRAPHY"/>
        <w:id w:val="1943647338"/>
        <w:placeholder>
          <w:docPart w:val="DefaultPlaceholder_-1854013440"/>
        </w:placeholder>
      </w:sdtPr>
      <w:sdtEndPr/>
      <w:sdtContent>
        <w:p w14:paraId="0A001A76" w14:textId="77777777" w:rsidR="008E62B8" w:rsidRPr="00B11AA6" w:rsidRDefault="008E62B8" w:rsidP="008D48EE">
          <w:pPr>
            <w:autoSpaceDE w:val="0"/>
            <w:autoSpaceDN w:val="0"/>
            <w:ind w:hanging="640"/>
            <w:jc w:val="both"/>
            <w:divId w:val="1875188049"/>
            <w:rPr>
              <w:rFonts w:ascii="Palatino Linotype" w:eastAsia="Times New Roman" w:hAnsi="Palatino Linotype"/>
              <w:kern w:val="0"/>
              <w:sz w:val="22"/>
              <w14:ligatures w14:val="none"/>
            </w:rPr>
          </w:pPr>
          <w:r w:rsidRPr="00B11AA6">
            <w:rPr>
              <w:rFonts w:ascii="Palatino Linotype" w:eastAsia="Times New Roman" w:hAnsi="Palatino Linotype"/>
              <w:sz w:val="22"/>
            </w:rPr>
            <w:t>(1)</w:t>
          </w:r>
          <w:r w:rsidRPr="00B11AA6">
            <w:rPr>
              <w:rFonts w:ascii="Palatino Linotype" w:eastAsia="Times New Roman" w:hAnsi="Palatino Linotype"/>
              <w:sz w:val="22"/>
            </w:rPr>
            <w:tab/>
            <w:t xml:space="preserve">LeVeque, R. J. </w:t>
          </w:r>
          <w:r w:rsidRPr="00B11AA6">
            <w:rPr>
              <w:rFonts w:ascii="Palatino Linotype" w:eastAsia="Times New Roman" w:hAnsi="Palatino Linotype"/>
              <w:i/>
              <w:iCs/>
              <w:sz w:val="22"/>
            </w:rPr>
            <w:t>Finite Difference Methods for Ordinary and Partial Differential Equations - Steady-State and Time-Dependent Problems</w:t>
          </w:r>
          <w:r w:rsidRPr="00B11AA6">
            <w:rPr>
              <w:rFonts w:ascii="Palatino Linotype" w:eastAsia="Times New Roman" w:hAnsi="Palatino Linotype"/>
              <w:sz w:val="22"/>
            </w:rPr>
            <w:t>; Society of Industrial and Applied Mathematics, 2007.</w:t>
          </w:r>
        </w:p>
        <w:p w14:paraId="4103E341" w14:textId="77777777" w:rsidR="008E62B8" w:rsidRPr="00B11AA6" w:rsidRDefault="008E62B8" w:rsidP="008D48EE">
          <w:pPr>
            <w:autoSpaceDE w:val="0"/>
            <w:autoSpaceDN w:val="0"/>
            <w:ind w:hanging="640"/>
            <w:jc w:val="both"/>
            <w:divId w:val="1917350734"/>
            <w:rPr>
              <w:rFonts w:ascii="Palatino Linotype" w:eastAsia="Times New Roman" w:hAnsi="Palatino Linotype"/>
              <w:sz w:val="22"/>
            </w:rPr>
          </w:pPr>
          <w:r w:rsidRPr="00B11AA6">
            <w:rPr>
              <w:rFonts w:ascii="Palatino Linotype" w:eastAsia="Times New Roman" w:hAnsi="Palatino Linotype"/>
              <w:sz w:val="22"/>
            </w:rPr>
            <w:t>(2)</w:t>
          </w:r>
          <w:r w:rsidRPr="00B11AA6">
            <w:rPr>
              <w:rFonts w:ascii="Palatino Linotype" w:eastAsia="Times New Roman" w:hAnsi="Palatino Linotype"/>
              <w:sz w:val="22"/>
            </w:rPr>
            <w:tab/>
            <w:t xml:space="preserve">LeVeque, R. J. </w:t>
          </w:r>
          <w:r w:rsidRPr="00B11AA6">
            <w:rPr>
              <w:rFonts w:ascii="Palatino Linotype" w:eastAsia="Times New Roman" w:hAnsi="Palatino Linotype"/>
              <w:i/>
              <w:iCs/>
              <w:sz w:val="22"/>
            </w:rPr>
            <w:t>Finite Volume Methods for Hyperbolic Problems</w:t>
          </w:r>
          <w:r w:rsidRPr="00B11AA6">
            <w:rPr>
              <w:rFonts w:ascii="Palatino Linotype" w:eastAsia="Times New Roman" w:hAnsi="Palatino Linotype"/>
              <w:sz w:val="22"/>
            </w:rPr>
            <w:t>; 2002.</w:t>
          </w:r>
        </w:p>
        <w:p w14:paraId="4D321768" w14:textId="77777777" w:rsidR="008E62B8" w:rsidRPr="00B11AA6" w:rsidRDefault="008E62B8" w:rsidP="008D48EE">
          <w:pPr>
            <w:autoSpaceDE w:val="0"/>
            <w:autoSpaceDN w:val="0"/>
            <w:ind w:hanging="640"/>
            <w:jc w:val="both"/>
            <w:divId w:val="1752510576"/>
            <w:rPr>
              <w:rFonts w:ascii="Palatino Linotype" w:eastAsia="Times New Roman" w:hAnsi="Palatino Linotype"/>
              <w:sz w:val="22"/>
            </w:rPr>
          </w:pPr>
          <w:r w:rsidRPr="00B11AA6">
            <w:rPr>
              <w:rFonts w:ascii="Palatino Linotype" w:eastAsia="Times New Roman" w:hAnsi="Palatino Linotype"/>
              <w:sz w:val="22"/>
            </w:rPr>
            <w:t>(3)</w:t>
          </w:r>
          <w:r w:rsidRPr="00B11AA6">
            <w:rPr>
              <w:rFonts w:ascii="Palatino Linotype" w:eastAsia="Times New Roman" w:hAnsi="Palatino Linotype"/>
              <w:sz w:val="22"/>
            </w:rPr>
            <w:tab/>
            <w:t xml:space="preserve">Harris, C. R.; Millman, K. J.; van der Walt, S. J.; Gommers, R.; Virtanen, P.; Cournapeau, D.; Wieser, E.; Taylor, J.; Berg, S.; Smith, N. J.; Kern, R.; Picus, M.; Hoyer, S.; van Kerkwijk, M. H.; Brett, M.; Haldane, A.; del Río, J. F.; Wiebe, M.; Peterson, P.; Gérard-Marchant, P.; Sheppard, K.; Reddy, T.; Weckesser, W.; Abbasi, H.; Gohlke, C.; Oliphant, T. E. Array Programming with NumPy. </w:t>
          </w:r>
          <w:r w:rsidRPr="00B11AA6">
            <w:rPr>
              <w:rFonts w:ascii="Palatino Linotype" w:eastAsia="Times New Roman" w:hAnsi="Palatino Linotype"/>
              <w:i/>
              <w:iCs/>
              <w:sz w:val="22"/>
            </w:rPr>
            <w:t>Nature</w:t>
          </w:r>
          <w:r w:rsidRPr="00B11AA6">
            <w:rPr>
              <w:rFonts w:ascii="Palatino Linotype" w:eastAsia="Times New Roman" w:hAnsi="Palatino Linotype"/>
              <w:sz w:val="22"/>
            </w:rPr>
            <w:t>. Nature Research September 17, 2020, pp 357–362. https://doi.org/10.1038/s41586-020-2649-2.</w:t>
          </w:r>
        </w:p>
        <w:p w14:paraId="15B8CA66" w14:textId="77777777" w:rsidR="008E62B8" w:rsidRPr="00B11AA6" w:rsidRDefault="008E62B8" w:rsidP="008D48EE">
          <w:pPr>
            <w:autoSpaceDE w:val="0"/>
            <w:autoSpaceDN w:val="0"/>
            <w:ind w:hanging="640"/>
            <w:jc w:val="both"/>
            <w:divId w:val="9914044"/>
            <w:rPr>
              <w:rFonts w:ascii="Palatino Linotype" w:eastAsia="Times New Roman" w:hAnsi="Palatino Linotype"/>
              <w:sz w:val="22"/>
            </w:rPr>
          </w:pPr>
          <w:r w:rsidRPr="00B11AA6">
            <w:rPr>
              <w:rFonts w:ascii="Palatino Linotype" w:eastAsia="Times New Roman" w:hAnsi="Palatino Linotype"/>
              <w:sz w:val="22"/>
            </w:rPr>
            <w:t>(4)</w:t>
          </w:r>
          <w:r w:rsidRPr="00B11AA6">
            <w:rPr>
              <w:rFonts w:ascii="Palatino Linotype" w:eastAsia="Times New Roman" w:hAnsi="Palatino Linotype"/>
              <w:sz w:val="22"/>
            </w:rPr>
            <w:tab/>
            <w:t xml:space="preserve">Virtanen, P.; Gommers, R.; Oliphant, T. E.; Haberland, M.; Reddy, T.; Cournapeau, D.; Burovski, E.; Peterson, P.; Weckesser, W.; Bright, J.; van der Walt, S. J.; Brett, M.; Wilson, J.; Millman, K. J.; Mayorov, N.; Nelson, A. R. J.; Jones, E.; Kern, R.; Larson, E.; Carey, C. J.; Polat, İ.; Feng, Y.; Moore, E. W.; VanderPlas, J.; Laxalde, D.; Perktold, J.; Cimrman, R.; Henriksen, I.; Quintero, E. A.; Harris, C. R.; Archibald, A. M.; Ribeiro, A. H.; Pedregosa, F.; van Mulbregt, P.; Vijaykumar, A.; Bardelli, A. Pietro; Rothberg, A.; Hilboll, A.; Kloeckner, A.; Scopatz, A.; Lee, A.; Rokem, A.; Woods, C. N.; Fulton, C.; Masson, C.; Häggström, C.; Fitzgerald, C.; Nicholson, D. A.; Hagen, D. R.; Pasechnik, D. V.; Olivetti, E.; Martin, E.; Wieser, E.; Silva, F.; Lenders, F.; Wilhelm, F.; Young, G.; Price, G. A.; Ingold, G. L.; Allen, G. E.; Lee, G. R.; Audren, H.; Probst, I.; Dietrich, J. P.; Silterra, J.; Webber, J. T.; Slavič, J.; Nothman, J.; Buchner, J.; Kulick, J.; Schönberger, J. L.; de Miranda Cardoso, J. V.; Reimer, J.; Harrington, J.; Rodríguez, J. L. C.; Nunez-Iglesias, J.; Kuczynski, J.; Tritz, K.; Thoma, M.; Newville, M.; Kümmerer, M.; Bolingbroke, M.; Tartre, M.; Pak, M.; Smith, N. J.; Nowaczyk, N.; Shebanov, N.; Pavlyk, O.; Brodtkorb, P. A.; Lee, P.; McGibbon, R. T.; Feldbauer, R.; Lewis, S.; Tygier, S.; Sievert, S.; Vigna, S.; Peterson, S.; More, S.; Pudlik, T.; Oshima, T.; Pingel, T. J.; Robitaille, T. P.; Spura, T.; Jones, T. R.; Cera, T.; Leslie, T.; Zito, T.; Krauss, T.; Upadhyay, U.; Halchenko, Y. O.; Vázquez-Baeza, Y. SciPy 1.0: Fundamental Algorithms for Scientific Computing in Python. </w:t>
          </w:r>
          <w:r w:rsidRPr="00B11AA6">
            <w:rPr>
              <w:rFonts w:ascii="Palatino Linotype" w:eastAsia="Times New Roman" w:hAnsi="Palatino Linotype"/>
              <w:i/>
              <w:iCs/>
              <w:sz w:val="22"/>
            </w:rPr>
            <w:t>Nat. Methods</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2020</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17</w:t>
          </w:r>
          <w:r w:rsidRPr="00B11AA6">
            <w:rPr>
              <w:rFonts w:ascii="Palatino Linotype" w:eastAsia="Times New Roman" w:hAnsi="Palatino Linotype"/>
              <w:sz w:val="22"/>
            </w:rPr>
            <w:t xml:space="preserve"> (3), 261–272. https://doi.org/10.1038/s41592-019-0686-2.</w:t>
          </w:r>
        </w:p>
        <w:p w14:paraId="6D3967D2" w14:textId="77777777" w:rsidR="008E62B8" w:rsidRPr="00B11AA6" w:rsidRDefault="008E62B8" w:rsidP="008D48EE">
          <w:pPr>
            <w:autoSpaceDE w:val="0"/>
            <w:autoSpaceDN w:val="0"/>
            <w:ind w:hanging="640"/>
            <w:jc w:val="both"/>
            <w:divId w:val="1981157014"/>
            <w:rPr>
              <w:rFonts w:ascii="Palatino Linotype" w:eastAsia="Times New Roman" w:hAnsi="Palatino Linotype"/>
              <w:sz w:val="22"/>
            </w:rPr>
          </w:pPr>
          <w:r w:rsidRPr="00B11AA6">
            <w:rPr>
              <w:rFonts w:ascii="Palatino Linotype" w:eastAsia="Times New Roman" w:hAnsi="Palatino Linotype"/>
              <w:sz w:val="22"/>
            </w:rPr>
            <w:t>(5)</w:t>
          </w:r>
          <w:r w:rsidRPr="00B11AA6">
            <w:rPr>
              <w:rFonts w:ascii="Palatino Linotype" w:eastAsia="Times New Roman" w:hAnsi="Palatino Linotype"/>
              <w:sz w:val="22"/>
            </w:rPr>
            <w:tab/>
            <w:t xml:space="preserve">Hunter, J. D. Matplotlib A 2D Graphics Environment. </w:t>
          </w:r>
          <w:r w:rsidRPr="00B11AA6">
            <w:rPr>
              <w:rFonts w:ascii="Palatino Linotype" w:eastAsia="Times New Roman" w:hAnsi="Palatino Linotype"/>
              <w:i/>
              <w:iCs/>
              <w:sz w:val="22"/>
            </w:rPr>
            <w:t>Comput. Sci. Eng.</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2007</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9</w:t>
          </w:r>
          <w:r w:rsidRPr="00B11AA6">
            <w:rPr>
              <w:rFonts w:ascii="Palatino Linotype" w:eastAsia="Times New Roman" w:hAnsi="Palatino Linotype"/>
              <w:sz w:val="22"/>
            </w:rPr>
            <w:t xml:space="preserve"> (3), 90–95.</w:t>
          </w:r>
        </w:p>
        <w:p w14:paraId="4E50C90B" w14:textId="77777777" w:rsidR="008E62B8" w:rsidRPr="00B11AA6" w:rsidRDefault="008E62B8" w:rsidP="008D48EE">
          <w:pPr>
            <w:autoSpaceDE w:val="0"/>
            <w:autoSpaceDN w:val="0"/>
            <w:ind w:hanging="640"/>
            <w:jc w:val="both"/>
            <w:divId w:val="950353911"/>
            <w:rPr>
              <w:rFonts w:ascii="Palatino Linotype" w:eastAsia="Times New Roman" w:hAnsi="Palatino Linotype"/>
              <w:sz w:val="22"/>
            </w:rPr>
          </w:pPr>
          <w:r w:rsidRPr="00B11AA6">
            <w:rPr>
              <w:rFonts w:ascii="Palatino Linotype" w:eastAsia="Times New Roman" w:hAnsi="Palatino Linotype"/>
              <w:sz w:val="22"/>
            </w:rPr>
            <w:t>(6)</w:t>
          </w:r>
          <w:r w:rsidRPr="00B11AA6">
            <w:rPr>
              <w:rFonts w:ascii="Palatino Linotype" w:eastAsia="Times New Roman" w:hAnsi="Palatino Linotype"/>
              <w:sz w:val="22"/>
            </w:rPr>
            <w:tab/>
            <w:t xml:space="preserve">Newman, J.; Thomas-Alyea, K. E. </w:t>
          </w:r>
          <w:r w:rsidRPr="00B11AA6">
            <w:rPr>
              <w:rFonts w:ascii="Palatino Linotype" w:eastAsia="Times New Roman" w:hAnsi="Palatino Linotype"/>
              <w:i/>
              <w:iCs/>
              <w:sz w:val="22"/>
            </w:rPr>
            <w:t>Electrochemical Systems</w:t>
          </w:r>
          <w:r w:rsidRPr="00B11AA6">
            <w:rPr>
              <w:rFonts w:ascii="Palatino Linotype" w:eastAsia="Times New Roman" w:hAnsi="Palatino Linotype"/>
              <w:sz w:val="22"/>
            </w:rPr>
            <w:t>; John Wiley &amp; Sons, Inc., 2004.</w:t>
          </w:r>
        </w:p>
        <w:p w14:paraId="0C3D7840" w14:textId="77777777" w:rsidR="008E62B8" w:rsidRPr="00B11AA6" w:rsidRDefault="008E62B8" w:rsidP="008D48EE">
          <w:pPr>
            <w:autoSpaceDE w:val="0"/>
            <w:autoSpaceDN w:val="0"/>
            <w:ind w:hanging="640"/>
            <w:jc w:val="both"/>
            <w:divId w:val="2010790665"/>
            <w:rPr>
              <w:rFonts w:ascii="Palatino Linotype" w:eastAsia="Times New Roman" w:hAnsi="Palatino Linotype"/>
              <w:sz w:val="22"/>
            </w:rPr>
          </w:pPr>
          <w:r w:rsidRPr="00B11AA6">
            <w:rPr>
              <w:rFonts w:ascii="Palatino Linotype" w:eastAsia="Times New Roman" w:hAnsi="Palatino Linotype"/>
              <w:sz w:val="22"/>
            </w:rPr>
            <w:t>(7)</w:t>
          </w:r>
          <w:r w:rsidRPr="00B11AA6">
            <w:rPr>
              <w:rFonts w:ascii="Palatino Linotype" w:eastAsia="Times New Roman" w:hAnsi="Palatino Linotype"/>
              <w:sz w:val="22"/>
            </w:rPr>
            <w:tab/>
            <w:t xml:space="preserve">Baratta, I. A.; Dean, J. P.; Dokken, J. S.; Hale, J. S.; Richardson, C. N.; Rognes, M. E.; Scroggs, M. W.; Sime, N.; Wells, G. N. </w:t>
          </w:r>
          <w:r w:rsidRPr="00B11AA6">
            <w:rPr>
              <w:rFonts w:ascii="Palatino Linotype" w:eastAsia="Times New Roman" w:hAnsi="Palatino Linotype"/>
              <w:i/>
              <w:iCs/>
              <w:sz w:val="22"/>
            </w:rPr>
            <w:t>DOLFINx: The next Generation FEniCS Problem Solving Environment</w:t>
          </w:r>
          <w:r w:rsidRPr="00B11AA6">
            <w:rPr>
              <w:rFonts w:ascii="Palatino Linotype" w:eastAsia="Times New Roman" w:hAnsi="Palatino Linotype"/>
              <w:sz w:val="22"/>
            </w:rPr>
            <w:t>; 2023; Vol. 1.</w:t>
          </w:r>
        </w:p>
        <w:p w14:paraId="2D3AED24" w14:textId="77777777" w:rsidR="008E62B8" w:rsidRPr="00B11AA6" w:rsidRDefault="008E62B8" w:rsidP="008D48EE">
          <w:pPr>
            <w:autoSpaceDE w:val="0"/>
            <w:autoSpaceDN w:val="0"/>
            <w:ind w:hanging="640"/>
            <w:jc w:val="both"/>
            <w:divId w:val="1432243579"/>
            <w:rPr>
              <w:rFonts w:ascii="Palatino Linotype" w:eastAsia="Times New Roman" w:hAnsi="Palatino Linotype"/>
              <w:sz w:val="22"/>
            </w:rPr>
          </w:pPr>
          <w:r w:rsidRPr="00B11AA6">
            <w:rPr>
              <w:rFonts w:ascii="Palatino Linotype" w:eastAsia="Times New Roman" w:hAnsi="Palatino Linotype"/>
              <w:sz w:val="22"/>
            </w:rPr>
            <w:t>(8)</w:t>
          </w:r>
          <w:r w:rsidRPr="00B11AA6">
            <w:rPr>
              <w:rFonts w:ascii="Palatino Linotype" w:eastAsia="Times New Roman" w:hAnsi="Palatino Linotype"/>
              <w:sz w:val="22"/>
            </w:rPr>
            <w:tab/>
            <w:t xml:space="preserve">Gustafsson, T.; McBain, G. Scikit-Fem: A Python Package for Finite Element Assembly. </w:t>
          </w:r>
          <w:r w:rsidRPr="00B11AA6">
            <w:rPr>
              <w:rFonts w:ascii="Palatino Linotype" w:eastAsia="Times New Roman" w:hAnsi="Palatino Linotype"/>
              <w:i/>
              <w:iCs/>
              <w:sz w:val="22"/>
            </w:rPr>
            <w:t>J. Open Source Softw.</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2020</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5</w:t>
          </w:r>
          <w:r w:rsidRPr="00B11AA6">
            <w:rPr>
              <w:rFonts w:ascii="Palatino Linotype" w:eastAsia="Times New Roman" w:hAnsi="Palatino Linotype"/>
              <w:sz w:val="22"/>
            </w:rPr>
            <w:t xml:space="preserve"> (52), 2369. https://doi.org/10.21105/joss.02369.</w:t>
          </w:r>
        </w:p>
        <w:p w14:paraId="48A85944" w14:textId="77777777" w:rsidR="008E62B8" w:rsidRPr="00B11AA6" w:rsidRDefault="008E62B8" w:rsidP="008D48EE">
          <w:pPr>
            <w:autoSpaceDE w:val="0"/>
            <w:autoSpaceDN w:val="0"/>
            <w:ind w:hanging="640"/>
            <w:jc w:val="both"/>
            <w:divId w:val="508329983"/>
            <w:rPr>
              <w:rFonts w:ascii="Palatino Linotype" w:eastAsia="Times New Roman" w:hAnsi="Palatino Linotype"/>
              <w:sz w:val="22"/>
            </w:rPr>
          </w:pPr>
          <w:r w:rsidRPr="00B11AA6">
            <w:rPr>
              <w:rFonts w:ascii="Palatino Linotype" w:eastAsia="Times New Roman" w:hAnsi="Palatino Linotype"/>
              <w:sz w:val="22"/>
            </w:rPr>
            <w:lastRenderedPageBreak/>
            <w:t>(9)</w:t>
          </w:r>
          <w:r w:rsidRPr="00B11AA6">
            <w:rPr>
              <w:rFonts w:ascii="Palatino Linotype" w:eastAsia="Times New Roman" w:hAnsi="Palatino Linotype"/>
              <w:sz w:val="22"/>
            </w:rPr>
            <w:tab/>
            <w:t xml:space="preserve">Weller, H. G.; Tabor, G.; Jasak, H.; Fureby, C. A Tensorial Approach to Computational Continuum Mechanics Using Object-Oriented Techniques. </w:t>
          </w:r>
          <w:r w:rsidRPr="00B11AA6">
            <w:rPr>
              <w:rFonts w:ascii="Palatino Linotype" w:eastAsia="Times New Roman" w:hAnsi="Palatino Linotype"/>
              <w:i/>
              <w:iCs/>
              <w:sz w:val="22"/>
            </w:rPr>
            <w:t>Computers in Physics</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1998</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12</w:t>
          </w:r>
          <w:r w:rsidRPr="00B11AA6">
            <w:rPr>
              <w:rFonts w:ascii="Palatino Linotype" w:eastAsia="Times New Roman" w:hAnsi="Palatino Linotype"/>
              <w:sz w:val="22"/>
            </w:rPr>
            <w:t xml:space="preserve"> (6), 620–631. https://doi.org/10.1063/1.168744.</w:t>
          </w:r>
        </w:p>
        <w:p w14:paraId="7D7561B6" w14:textId="77777777" w:rsidR="008E62B8" w:rsidRPr="00B11AA6" w:rsidRDefault="008E62B8" w:rsidP="008D48EE">
          <w:pPr>
            <w:autoSpaceDE w:val="0"/>
            <w:autoSpaceDN w:val="0"/>
            <w:ind w:hanging="640"/>
            <w:jc w:val="both"/>
            <w:divId w:val="1911423564"/>
            <w:rPr>
              <w:rFonts w:ascii="Palatino Linotype" w:eastAsia="Times New Roman" w:hAnsi="Palatino Linotype"/>
              <w:sz w:val="22"/>
            </w:rPr>
          </w:pPr>
          <w:r w:rsidRPr="00B11AA6">
            <w:rPr>
              <w:rFonts w:ascii="Palatino Linotype" w:eastAsia="Times New Roman" w:hAnsi="Palatino Linotype"/>
              <w:sz w:val="22"/>
            </w:rPr>
            <w:t>(10)</w:t>
          </w:r>
          <w:r w:rsidRPr="00B11AA6">
            <w:rPr>
              <w:rFonts w:ascii="Palatino Linotype" w:eastAsia="Times New Roman" w:hAnsi="Palatino Linotype"/>
              <w:sz w:val="22"/>
            </w:rPr>
            <w:tab/>
            <w:t xml:space="preserve">Ham, D. A.; Kelly, P. H. J.; Mitchell, L.; Cotter, C. J.; Kirby, R. C.; Sagiyama, K.; Bouziani, N.; Vorderwuelbecke, S.; Gregory, T. J.; Betteridge, J.; Shapero, D. R.; Nixon-Hill, R. W.; Ward, C. J.; Farrell, P. E.; Brubeck, P. D.; Marsden, I.; Gibson, T. H.; Homolya, M.; Sun, T.; Mcrae, A. T. T.; Luporini, F.; Gregory, A.; Lange, M.; Funke, S. W.; Rathgeber, F.; Bercea, G.-T.; Markall, G. R. </w:t>
          </w:r>
          <w:r w:rsidRPr="00B11AA6">
            <w:rPr>
              <w:rFonts w:ascii="Palatino Linotype" w:eastAsia="Times New Roman" w:hAnsi="Palatino Linotype"/>
              <w:i/>
              <w:iCs/>
              <w:sz w:val="22"/>
            </w:rPr>
            <w:t>Firedrake User Manual</w:t>
          </w:r>
          <w:r w:rsidRPr="00B11AA6">
            <w:rPr>
              <w:rFonts w:ascii="Palatino Linotype" w:eastAsia="Times New Roman" w:hAnsi="Palatino Linotype"/>
              <w:sz w:val="22"/>
            </w:rPr>
            <w:t>; 2023.</w:t>
          </w:r>
        </w:p>
        <w:p w14:paraId="1B32856C" w14:textId="77777777" w:rsidR="008E62B8" w:rsidRPr="00B11AA6" w:rsidRDefault="008E62B8" w:rsidP="008D48EE">
          <w:pPr>
            <w:autoSpaceDE w:val="0"/>
            <w:autoSpaceDN w:val="0"/>
            <w:ind w:hanging="640"/>
            <w:jc w:val="both"/>
            <w:divId w:val="1071779534"/>
            <w:rPr>
              <w:rFonts w:ascii="Palatino Linotype" w:eastAsia="Times New Roman" w:hAnsi="Palatino Linotype"/>
              <w:sz w:val="22"/>
            </w:rPr>
          </w:pPr>
          <w:r w:rsidRPr="00B11AA6">
            <w:rPr>
              <w:rFonts w:ascii="Palatino Linotype" w:eastAsia="Times New Roman" w:hAnsi="Palatino Linotype"/>
              <w:sz w:val="22"/>
            </w:rPr>
            <w:t>(11)</w:t>
          </w:r>
          <w:r w:rsidRPr="00B11AA6">
            <w:rPr>
              <w:rFonts w:ascii="Palatino Linotype" w:eastAsia="Times New Roman" w:hAnsi="Palatino Linotype"/>
              <w:sz w:val="22"/>
            </w:rPr>
            <w:tab/>
            <w:t xml:space="preserve">Fuller, T. </w:t>
          </w:r>
          <w:r w:rsidRPr="00B11AA6">
            <w:rPr>
              <w:rFonts w:ascii="Palatino Linotype" w:eastAsia="Times New Roman" w:hAnsi="Palatino Linotype"/>
              <w:i/>
              <w:iCs/>
              <w:sz w:val="22"/>
            </w:rPr>
            <w:t>Solid-Polymer-Electrolyte Fuel Cells</w:t>
          </w:r>
          <w:r w:rsidRPr="00B11AA6">
            <w:rPr>
              <w:rFonts w:ascii="Palatino Linotype" w:eastAsia="Times New Roman" w:hAnsi="Palatino Linotype"/>
              <w:sz w:val="22"/>
            </w:rPr>
            <w:t>; 1992.</w:t>
          </w:r>
        </w:p>
        <w:p w14:paraId="7C352EE9" w14:textId="77777777" w:rsidR="008E62B8" w:rsidRPr="00B11AA6" w:rsidRDefault="008E62B8" w:rsidP="008D48EE">
          <w:pPr>
            <w:autoSpaceDE w:val="0"/>
            <w:autoSpaceDN w:val="0"/>
            <w:ind w:hanging="640"/>
            <w:jc w:val="both"/>
            <w:divId w:val="561410428"/>
            <w:rPr>
              <w:rFonts w:ascii="Palatino Linotype" w:eastAsia="Times New Roman" w:hAnsi="Palatino Linotype"/>
              <w:sz w:val="22"/>
            </w:rPr>
          </w:pPr>
          <w:r w:rsidRPr="00B11AA6">
            <w:rPr>
              <w:rFonts w:ascii="Palatino Linotype" w:eastAsia="Times New Roman" w:hAnsi="Palatino Linotype"/>
              <w:sz w:val="22"/>
            </w:rPr>
            <w:t>(12)</w:t>
          </w:r>
          <w:r w:rsidRPr="00B11AA6">
            <w:rPr>
              <w:rFonts w:ascii="Palatino Linotype" w:eastAsia="Times New Roman" w:hAnsi="Palatino Linotype"/>
              <w:sz w:val="22"/>
            </w:rPr>
            <w:tab/>
            <w:t xml:space="preserve">Fuller, T. F.; Harb, J. N. </w:t>
          </w:r>
          <w:r w:rsidRPr="00B11AA6">
            <w:rPr>
              <w:rFonts w:ascii="Palatino Linotype" w:eastAsia="Times New Roman" w:hAnsi="Palatino Linotype"/>
              <w:i/>
              <w:iCs/>
              <w:sz w:val="22"/>
            </w:rPr>
            <w:t>Electrochemical Engineering</w:t>
          </w:r>
          <w:r w:rsidRPr="00B11AA6">
            <w:rPr>
              <w:rFonts w:ascii="Palatino Linotype" w:eastAsia="Times New Roman" w:hAnsi="Palatino Linotype"/>
              <w:sz w:val="22"/>
            </w:rPr>
            <w:t>; John Wiley &amp; Sons, Inc., 2018.</w:t>
          </w:r>
        </w:p>
        <w:p w14:paraId="1F55A711" w14:textId="77777777" w:rsidR="008E62B8" w:rsidRPr="00B11AA6" w:rsidRDefault="008E62B8" w:rsidP="008D48EE">
          <w:pPr>
            <w:autoSpaceDE w:val="0"/>
            <w:autoSpaceDN w:val="0"/>
            <w:ind w:hanging="640"/>
            <w:jc w:val="both"/>
            <w:divId w:val="163712960"/>
            <w:rPr>
              <w:rFonts w:ascii="Palatino Linotype" w:eastAsia="Times New Roman" w:hAnsi="Palatino Linotype"/>
              <w:sz w:val="22"/>
            </w:rPr>
          </w:pPr>
          <w:r w:rsidRPr="00B11AA6">
            <w:rPr>
              <w:rFonts w:ascii="Palatino Linotype" w:eastAsia="Times New Roman" w:hAnsi="Palatino Linotype"/>
              <w:sz w:val="22"/>
            </w:rPr>
            <w:t>(13)</w:t>
          </w:r>
          <w:r w:rsidRPr="00B11AA6">
            <w:rPr>
              <w:rFonts w:ascii="Palatino Linotype" w:eastAsia="Times New Roman" w:hAnsi="Palatino Linotype"/>
              <w:sz w:val="22"/>
            </w:rPr>
            <w:tab/>
            <w:t xml:space="preserve">Newman, J. S.; Tobias, C. W. </w:t>
          </w:r>
          <w:r w:rsidRPr="00B11AA6">
            <w:rPr>
              <w:rFonts w:ascii="Palatino Linotype" w:eastAsia="Times New Roman" w:hAnsi="Palatino Linotype"/>
              <w:i/>
              <w:iCs/>
              <w:sz w:val="22"/>
            </w:rPr>
            <w:t>Theoretical Analysis of Current Distribution in Porous Electrodes You May Also like Methods for the Calculation of Polarization in Porous Electrodes Analysis of Porous Electrodes with Sparingly Soluble Reactants</w:t>
          </w:r>
          <w:r w:rsidRPr="00B11AA6">
            <w:rPr>
              <w:rFonts w:ascii="Palatino Linotype" w:eastAsia="Times New Roman" w:hAnsi="Palatino Linotype"/>
              <w:sz w:val="22"/>
            </w:rPr>
            <w:t>; 1962; Vol. 109.</w:t>
          </w:r>
        </w:p>
        <w:p w14:paraId="33F70BEC" w14:textId="77777777" w:rsidR="008E62B8" w:rsidRPr="00B11AA6" w:rsidRDefault="008E62B8" w:rsidP="008D48EE">
          <w:pPr>
            <w:autoSpaceDE w:val="0"/>
            <w:autoSpaceDN w:val="0"/>
            <w:ind w:hanging="640"/>
            <w:jc w:val="both"/>
            <w:divId w:val="605619948"/>
            <w:rPr>
              <w:rFonts w:ascii="Palatino Linotype" w:eastAsia="Times New Roman" w:hAnsi="Palatino Linotype"/>
              <w:sz w:val="22"/>
            </w:rPr>
          </w:pPr>
          <w:r w:rsidRPr="00B11AA6">
            <w:rPr>
              <w:rFonts w:ascii="Palatino Linotype" w:eastAsia="Times New Roman" w:hAnsi="Palatino Linotype"/>
              <w:sz w:val="22"/>
            </w:rPr>
            <w:t>(14)</w:t>
          </w:r>
          <w:r w:rsidRPr="00B11AA6">
            <w:rPr>
              <w:rFonts w:ascii="Palatino Linotype" w:eastAsia="Times New Roman" w:hAnsi="Palatino Linotype"/>
              <w:sz w:val="22"/>
            </w:rPr>
            <w:tab/>
            <w:t xml:space="preserve">Chapra, S. C.; Canale, R. P. </w:t>
          </w:r>
          <w:r w:rsidRPr="00B11AA6">
            <w:rPr>
              <w:rFonts w:ascii="Palatino Linotype" w:eastAsia="Times New Roman" w:hAnsi="Palatino Linotype"/>
              <w:i/>
              <w:iCs/>
              <w:sz w:val="22"/>
            </w:rPr>
            <w:t>Numerical Methods for Engineers</w:t>
          </w:r>
          <w:r w:rsidRPr="00B11AA6">
            <w:rPr>
              <w:rFonts w:ascii="Palatino Linotype" w:eastAsia="Times New Roman" w:hAnsi="Palatino Linotype"/>
              <w:sz w:val="22"/>
            </w:rPr>
            <w:t>, 6th ed.; McGraw-Hill Higher Education, 2010.</w:t>
          </w:r>
        </w:p>
        <w:p w14:paraId="279120EC" w14:textId="77777777" w:rsidR="008E62B8" w:rsidRPr="00B11AA6" w:rsidRDefault="008E62B8" w:rsidP="008D48EE">
          <w:pPr>
            <w:autoSpaceDE w:val="0"/>
            <w:autoSpaceDN w:val="0"/>
            <w:ind w:hanging="640"/>
            <w:jc w:val="both"/>
            <w:divId w:val="931551273"/>
            <w:rPr>
              <w:rFonts w:ascii="Palatino Linotype" w:eastAsia="Times New Roman" w:hAnsi="Palatino Linotype"/>
              <w:sz w:val="22"/>
            </w:rPr>
          </w:pPr>
          <w:r w:rsidRPr="00B11AA6">
            <w:rPr>
              <w:rFonts w:ascii="Palatino Linotype" w:eastAsia="Times New Roman" w:hAnsi="Palatino Linotype"/>
              <w:sz w:val="22"/>
            </w:rPr>
            <w:t>(15)</w:t>
          </w:r>
          <w:r w:rsidRPr="00B11AA6">
            <w:rPr>
              <w:rFonts w:ascii="Palatino Linotype" w:eastAsia="Times New Roman" w:hAnsi="Palatino Linotype"/>
              <w:sz w:val="22"/>
            </w:rPr>
            <w:tab/>
            <w:t xml:space="preserve">Gerhardt, M. R.; Pant, L. M.; Bui, J. C.; Crothers, A. R.; Ehlinger, V. M.; Fornaciari, J. C.; Liu, J.; Weber, A. Z. Method—Practices and Pitfalls in Voltage Breakdown Analysis of Electrochemical Energy-Conversion Systems. </w:t>
          </w:r>
          <w:r w:rsidRPr="00B11AA6">
            <w:rPr>
              <w:rFonts w:ascii="Palatino Linotype" w:eastAsia="Times New Roman" w:hAnsi="Palatino Linotype"/>
              <w:i/>
              <w:iCs/>
              <w:sz w:val="22"/>
            </w:rPr>
            <w:t>J. Electrochem. Soc.</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2021</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168</w:t>
          </w:r>
          <w:r w:rsidRPr="00B11AA6">
            <w:rPr>
              <w:rFonts w:ascii="Palatino Linotype" w:eastAsia="Times New Roman" w:hAnsi="Palatino Linotype"/>
              <w:sz w:val="22"/>
            </w:rPr>
            <w:t xml:space="preserve"> (7), 074503. https://doi.org/10.1149/1945-7111/abf061.</w:t>
          </w:r>
        </w:p>
        <w:p w14:paraId="05A8BC74" w14:textId="77777777" w:rsidR="008E62B8" w:rsidRPr="00B11AA6" w:rsidRDefault="008E62B8" w:rsidP="008D48EE">
          <w:pPr>
            <w:autoSpaceDE w:val="0"/>
            <w:autoSpaceDN w:val="0"/>
            <w:ind w:hanging="640"/>
            <w:jc w:val="both"/>
            <w:divId w:val="62529234"/>
            <w:rPr>
              <w:rFonts w:ascii="Palatino Linotype" w:eastAsia="Times New Roman" w:hAnsi="Palatino Linotype"/>
              <w:sz w:val="22"/>
            </w:rPr>
          </w:pPr>
          <w:r w:rsidRPr="00B11AA6">
            <w:rPr>
              <w:rFonts w:ascii="Palatino Linotype" w:eastAsia="Times New Roman" w:hAnsi="Palatino Linotype"/>
              <w:sz w:val="22"/>
            </w:rPr>
            <w:t>(16)</w:t>
          </w:r>
          <w:r w:rsidRPr="00B11AA6">
            <w:rPr>
              <w:rFonts w:ascii="Palatino Linotype" w:eastAsia="Times New Roman" w:hAnsi="Palatino Linotype"/>
              <w:sz w:val="22"/>
            </w:rPr>
            <w:tab/>
            <w:t xml:space="preserve">Patankar, S. V. </w:t>
          </w:r>
          <w:r w:rsidRPr="00B11AA6">
            <w:rPr>
              <w:rFonts w:ascii="Palatino Linotype" w:eastAsia="Times New Roman" w:hAnsi="Palatino Linotype"/>
              <w:i/>
              <w:iCs/>
              <w:sz w:val="22"/>
            </w:rPr>
            <w:t>Numerical Heat Transfer and Fluid Flow</w:t>
          </w:r>
          <w:r w:rsidRPr="00B11AA6">
            <w:rPr>
              <w:rFonts w:ascii="Palatino Linotype" w:eastAsia="Times New Roman" w:hAnsi="Palatino Linotype"/>
              <w:sz w:val="22"/>
            </w:rPr>
            <w:t>; Minkowycz, W. J., Sparrow, E. M., Eds.; McGraw-Hill, 1980.</w:t>
          </w:r>
        </w:p>
        <w:p w14:paraId="355262E4" w14:textId="77777777" w:rsidR="008E62B8" w:rsidRPr="00B11AA6" w:rsidRDefault="008E62B8" w:rsidP="008D48EE">
          <w:pPr>
            <w:autoSpaceDE w:val="0"/>
            <w:autoSpaceDN w:val="0"/>
            <w:ind w:hanging="640"/>
            <w:jc w:val="both"/>
            <w:divId w:val="820541653"/>
            <w:rPr>
              <w:rFonts w:ascii="Palatino Linotype" w:eastAsia="Times New Roman" w:hAnsi="Palatino Linotype"/>
              <w:sz w:val="22"/>
            </w:rPr>
          </w:pPr>
          <w:r w:rsidRPr="00B11AA6">
            <w:rPr>
              <w:rFonts w:ascii="Palatino Linotype" w:eastAsia="Times New Roman" w:hAnsi="Palatino Linotype"/>
              <w:sz w:val="22"/>
            </w:rPr>
            <w:t>(17)</w:t>
          </w:r>
          <w:r w:rsidRPr="00B11AA6">
            <w:rPr>
              <w:rFonts w:ascii="Palatino Linotype" w:eastAsia="Times New Roman" w:hAnsi="Palatino Linotype"/>
              <w:sz w:val="22"/>
            </w:rPr>
            <w:tab/>
            <w:t xml:space="preserve">Bezanson, J.; Edelman, A.; Karpinski, S.; Shah, V. B. Julia: A Fresh Approach to Numerical Computing. </w:t>
          </w:r>
          <w:r w:rsidRPr="00B11AA6">
            <w:rPr>
              <w:rFonts w:ascii="Palatino Linotype" w:eastAsia="Times New Roman" w:hAnsi="Palatino Linotype"/>
              <w:i/>
              <w:iCs/>
              <w:sz w:val="22"/>
            </w:rPr>
            <w:t>SIAM Review</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2017</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59</w:t>
          </w:r>
          <w:r w:rsidRPr="00B11AA6">
            <w:rPr>
              <w:rFonts w:ascii="Palatino Linotype" w:eastAsia="Times New Roman" w:hAnsi="Palatino Linotype"/>
              <w:sz w:val="22"/>
            </w:rPr>
            <w:t xml:space="preserve"> (1), 65–98. https://doi.org/10.1137/141000671.</w:t>
          </w:r>
        </w:p>
        <w:p w14:paraId="29F5D6E7" w14:textId="34A899DF" w:rsidR="00316AC8" w:rsidRPr="00B11AA6" w:rsidRDefault="008E62B8" w:rsidP="008D48EE">
          <w:pPr>
            <w:pStyle w:val="Bibliography"/>
            <w:jc w:val="both"/>
            <w:rPr>
              <w:rFonts w:ascii="Palatino Linotype" w:hAnsi="Palatino Linotype" w:cs="Times New Roman"/>
              <w:sz w:val="22"/>
              <w:szCs w:val="22"/>
            </w:rPr>
          </w:pPr>
          <w:r w:rsidRPr="00B11AA6">
            <w:rPr>
              <w:rFonts w:ascii="Palatino Linotype" w:eastAsia="Times New Roman" w:hAnsi="Palatino Linotype"/>
              <w:sz w:val="22"/>
            </w:rPr>
            <w:t> </w:t>
          </w:r>
        </w:p>
      </w:sdtContent>
    </w:sdt>
    <w:sectPr w:rsidR="00316AC8" w:rsidRPr="00B11AA6" w:rsidSect="006F796C">
      <w:headerReference w:type="even" r:id="rId26"/>
      <w:headerReference w:type="default" r:id="rId27"/>
      <w:footerReference w:type="even" r:id="rId28"/>
      <w:footerReference w:type="default" r:id="rId29"/>
      <w:headerReference w:type="first" r:id="rId30"/>
      <w:footerReference w:type="first" r:id="rId31"/>
      <w:pgSz w:w="12240" w:h="15840"/>
      <w:pgMar w:top="1440" w:right="1017" w:bottom="1440" w:left="10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ul Kempler" w:date="2026-09-15T18:47:00Z" w:initials="PK">
    <w:p w14:paraId="1D7F0F16" w14:textId="77777777" w:rsidR="00657505" w:rsidRDefault="00657505" w:rsidP="00657505">
      <w:r>
        <w:rPr>
          <w:rStyle w:val="CommentReference"/>
        </w:rPr>
        <w:annotationRef/>
      </w:r>
      <w:r>
        <w:rPr>
          <w:sz w:val="20"/>
          <w:szCs w:val="20"/>
        </w:rPr>
        <w:t>Agree!</w:t>
      </w:r>
    </w:p>
  </w:comment>
  <w:comment w:id="3" w:author="Paul Kempler" w:date="2026-09-15T18:50:00Z" w:initials="PK">
    <w:p w14:paraId="37C36F65" w14:textId="77777777" w:rsidR="003C3602" w:rsidRDefault="003C3602" w:rsidP="003C3602">
      <w:r>
        <w:rPr>
          <w:rStyle w:val="CommentReference"/>
        </w:rPr>
        <w:annotationRef/>
      </w:r>
      <w:r>
        <w:rPr>
          <w:sz w:val="20"/>
          <w:szCs w:val="20"/>
        </w:rPr>
        <w:t>@Weiran check that phi is not reserved earlier for potential?</w:t>
      </w:r>
    </w:p>
  </w:comment>
  <w:comment w:id="5" w:author="Paul Kempler" w:date="2026-09-15T18:58:00Z" w:initials="PK">
    <w:p w14:paraId="12A45CA9" w14:textId="2C6C128A" w:rsidR="004D1732" w:rsidRDefault="004D1732" w:rsidP="004D1732">
      <w:r>
        <w:rPr>
          <w:rStyle w:val="CommentReference"/>
        </w:rPr>
        <w:annotationRef/>
      </w:r>
      <w:r w:rsidR="00052B7C">
        <w:rPr>
          <w:sz w:val="20"/>
          <w:szCs w:val="20"/>
        </w:rPr>
        <w:t xml:space="preserve">Note to self: </w:t>
      </w:r>
      <w:r>
        <w:rPr>
          <w:sz w:val="20"/>
          <w:szCs w:val="20"/>
        </w:rPr>
        <w:t>link to Figure 3d and e</w:t>
      </w:r>
    </w:p>
  </w:comment>
  <w:comment w:id="7" w:author="Paul Kempler" w:date="2026-09-15T19:01:00Z" w:initials="PK">
    <w:p w14:paraId="7246C921" w14:textId="77777777" w:rsidR="00853C0D" w:rsidRDefault="00853C0D" w:rsidP="00853C0D">
      <w:r>
        <w:rPr>
          <w:rStyle w:val="CommentReference"/>
        </w:rPr>
        <w:annotationRef/>
      </w:r>
      <w:r>
        <w:rPr>
          <w:sz w:val="20"/>
          <w:szCs w:val="20"/>
        </w:rPr>
        <w:t>Consider replacing with full words since these acronyms are only used once in the text. Do these correspond to variables in accompanying code?</w:t>
      </w:r>
    </w:p>
  </w:comment>
  <w:comment w:id="12" w:author="Kiko G" w:date="2026-09-22T18:16:00Z" w:initials="KG">
    <w:p w14:paraId="7A8DC7ED" w14:textId="77777777" w:rsidR="00BE3E4C" w:rsidRDefault="00BE3E4C" w:rsidP="00BE3E4C">
      <w:pPr>
        <w:pStyle w:val="CommentText"/>
      </w:pPr>
      <w:r>
        <w:rPr>
          <w:rStyle w:val="CommentReference"/>
        </w:rPr>
        <w:annotationRef/>
      </w:r>
      <w:r>
        <w:t>Added more discussiion on the BAND name structure at its first mention</w:t>
      </w:r>
    </w:p>
  </w:comment>
  <w:comment w:id="15" w:author="Paul Kempler" w:date="2026-09-15T19:18:00Z" w:initials="PK">
    <w:p w14:paraId="75C217BB" w14:textId="77777777" w:rsidR="002F74EA" w:rsidRDefault="002F74EA" w:rsidP="002F74EA">
      <w:r>
        <w:rPr>
          <w:rStyle w:val="CommentReference"/>
        </w:rPr>
        <w:annotationRef/>
      </w:r>
      <w:r>
        <w:rPr>
          <w:sz w:val="20"/>
          <w:szCs w:val="20"/>
        </w:rPr>
        <w:t>Can we insert an example code block here? Could be a dummy example such as time evolution of double layer or concentration profile during potential step.</w:t>
      </w:r>
    </w:p>
  </w:comment>
  <w:comment w:id="19" w:author="Paul Kempler" w:date="2026-09-15T19:28:00Z" w:initials="PK">
    <w:p w14:paraId="2CF522D2" w14:textId="77777777" w:rsidR="00431967" w:rsidRDefault="00431967" w:rsidP="00431967">
      <w:r>
        <w:rPr>
          <w:rStyle w:val="CommentReference"/>
        </w:rPr>
        <w:annotationRef/>
      </w:r>
      <w:r>
        <w:rPr>
          <w:sz w:val="20"/>
          <w:szCs w:val="20"/>
        </w:rPr>
        <w:t>Can we include a brief statement here of when/why a user might choose to go the "hard" way here? Benefits of open source?</w:t>
      </w:r>
    </w:p>
  </w:comment>
  <w:comment w:id="20" w:author="Paul Kempler" w:date="2026-09-15T19:31:00Z" w:initials="PK">
    <w:p w14:paraId="7C914F36" w14:textId="77777777" w:rsidR="00073790" w:rsidRDefault="00073790" w:rsidP="00073790">
      <w:r>
        <w:rPr>
          <w:rStyle w:val="CommentReference"/>
        </w:rPr>
        <w:annotationRef/>
      </w:r>
      <w:r>
        <w:rPr>
          <w:sz w:val="20"/>
          <w:szCs w:val="20"/>
        </w:rPr>
        <w:t>Josh Gallaway has an example of a python-coded BAND method, should we cite?</w:t>
      </w:r>
    </w:p>
    <w:p w14:paraId="6D98B551" w14:textId="77777777" w:rsidR="00073790" w:rsidRDefault="00073790" w:rsidP="00073790"/>
    <w:p w14:paraId="1670C802" w14:textId="77777777" w:rsidR="00073790" w:rsidRDefault="00073790" w:rsidP="00073790">
      <w:hyperlink r:id="rId1" w:history="1">
        <w:r w:rsidRPr="009C6E79">
          <w:rPr>
            <w:rStyle w:val="Hyperlink"/>
            <w:sz w:val="20"/>
            <w:szCs w:val="20"/>
          </w:rPr>
          <w:t>https://www.joshuagallaway.com/?p=946</w:t>
        </w:r>
      </w:hyperlink>
    </w:p>
    <w:p w14:paraId="7FB5B7A2" w14:textId="77777777" w:rsidR="00073790" w:rsidRDefault="00073790" w:rsidP="00073790"/>
    <w:p w14:paraId="3B7695A2" w14:textId="77777777" w:rsidR="00073790" w:rsidRDefault="00073790" w:rsidP="00073790">
      <w:hyperlink r:id="rId2" w:history="1">
        <w:r w:rsidRPr="009C6E79">
          <w:rPr>
            <w:rStyle w:val="Hyperlink"/>
            <w:sz w:val="20"/>
            <w:szCs w:val="20"/>
          </w:rPr>
          <w:t>https://www.sciencedirect.com/science/article/abs/pii/S0378775316305262</w:t>
        </w:r>
      </w:hyperlink>
    </w:p>
  </w:comment>
  <w:comment w:id="21" w:author="Kiko G" w:date="2026-09-22T16:26:00Z" w:initials="KG">
    <w:p w14:paraId="78215FED" w14:textId="77777777" w:rsidR="007642C0" w:rsidRDefault="007642C0" w:rsidP="007642C0">
      <w:pPr>
        <w:pStyle w:val="CommentText"/>
      </w:pPr>
      <w:r>
        <w:rPr>
          <w:rStyle w:val="CommentReference"/>
        </w:rPr>
        <w:annotationRef/>
      </w:r>
      <w:r>
        <w:t>I think we can! I saw his post, but wasn’t sure about how we felt about citing sites. But can cite his paper</w:t>
      </w:r>
    </w:p>
  </w:comment>
  <w:comment w:id="22" w:author="Paul Kempler" w:date="2026-09-15T19:37:00Z" w:initials="PK">
    <w:p w14:paraId="6F923D60" w14:textId="77777777" w:rsidR="00B25750" w:rsidRDefault="00B25750" w:rsidP="00B25750">
      <w:r>
        <w:rPr>
          <w:rStyle w:val="CommentReference"/>
        </w:rPr>
        <w:annotationRef/>
      </w:r>
      <w:r>
        <w:rPr>
          <w:sz w:val="20"/>
          <w:szCs w:val="20"/>
        </w:rPr>
        <w:t>Recommended subheading replacement. I found the TLAs difficult to read but feel free to revert this.</w:t>
      </w:r>
    </w:p>
  </w:comment>
  <w:comment w:id="25" w:author="Paul Kempler" w:date="2026-09-15T19:48:00Z" w:initials="PK">
    <w:p w14:paraId="3D52E216" w14:textId="77777777" w:rsidR="00CC6593" w:rsidRDefault="00CC6593" w:rsidP="00CC6593">
      <w:r>
        <w:rPr>
          <w:rStyle w:val="CommentReference"/>
        </w:rPr>
        <w:annotationRef/>
      </w:r>
      <w:r>
        <w:rPr>
          <w:sz w:val="20"/>
          <w:szCs w:val="20"/>
        </w:rPr>
        <w:t>How were the volume fractions selected? Is this accurate?</w:t>
      </w:r>
    </w:p>
  </w:comment>
  <w:comment w:id="26" w:author="Kiko G" w:date="2026-09-23T11:38:00Z" w:initials="KG">
    <w:p w14:paraId="661C326F" w14:textId="77777777" w:rsidR="00163E90" w:rsidRDefault="00163E90" w:rsidP="00163E90">
      <w:pPr>
        <w:pStyle w:val="CommentText"/>
      </w:pPr>
      <w:r>
        <w:rPr>
          <w:rStyle w:val="CommentReference"/>
        </w:rPr>
        <w:annotationRef/>
      </w:r>
      <w:r>
        <w:t xml:space="preserve">Volume Fractions are adapted from previous work and are representative of an ionomer-rich porous electrode. We could note that these parameter values can be extracted from literature or calculated from their own catalyst loading and ink recipe. </w:t>
      </w:r>
    </w:p>
  </w:comment>
  <w:comment w:id="31" w:author="Paul Kempler" w:date="2026-09-16T09:53:00Z" w:initials="PK">
    <w:p w14:paraId="47B707BF" w14:textId="77777777" w:rsidR="00134906" w:rsidRDefault="00034CCC" w:rsidP="00134906">
      <w:pPr>
        <w:pStyle w:val="CommentText"/>
      </w:pPr>
      <w:r>
        <w:rPr>
          <w:rStyle w:val="CommentReference"/>
        </w:rPr>
        <w:annotationRef/>
      </w:r>
      <w:r w:rsidR="00134906">
        <w:t>Moved explanation of “log-stored” CO2 to the first instance of this.</w:t>
      </w:r>
    </w:p>
  </w:comment>
  <w:comment w:id="32" w:author="Paul Kempler" w:date="2026-09-16T10:42:00Z" w:initials="PK">
    <w:p w14:paraId="66E3E26A" w14:textId="77777777" w:rsidR="00FD07C6" w:rsidRDefault="00FD07C6" w:rsidP="00FD07C6">
      <w:pPr>
        <w:pStyle w:val="CommentText"/>
      </w:pPr>
      <w:r>
        <w:rPr>
          <w:rStyle w:val="CommentReference"/>
        </w:rPr>
        <w:annotationRef/>
      </w:r>
      <w:r>
        <w:t>Updated formatting, please confirm</w:t>
      </w:r>
    </w:p>
  </w:comment>
  <w:comment w:id="33" w:author="Paul Kempler" w:date="2026-09-16T10:49:00Z" w:initials="PK">
    <w:p w14:paraId="62CC4D47" w14:textId="77777777" w:rsidR="002C4E16" w:rsidRDefault="002C4E16" w:rsidP="002C4E16">
      <w:pPr>
        <w:pStyle w:val="CommentText"/>
      </w:pPr>
      <w:r>
        <w:rPr>
          <w:rStyle w:val="CommentReference"/>
        </w:rPr>
        <w:annotationRef/>
      </w:r>
      <w:r>
        <w:t>Note to self: revise this section in Overleaf to use code formatting on xc, p, p.L_CL, etc...</w:t>
      </w:r>
    </w:p>
  </w:comment>
  <w:comment w:id="34" w:author="Paul Kempler" w:date="2026-09-16T10:52:00Z" w:initials="PK">
    <w:p w14:paraId="2C9BF68C" w14:textId="77777777" w:rsidR="00F31D46" w:rsidRDefault="00F31D46" w:rsidP="00F31D46">
      <w:pPr>
        <w:pStyle w:val="CommentText"/>
      </w:pPr>
      <w:r>
        <w:rPr>
          <w:rStyle w:val="CommentReference"/>
        </w:rPr>
        <w:annotationRef/>
      </w:r>
      <w:r>
        <w:t>I think this reads better with an article before FVM and am adding that throughout but feel free to revert if this is not typical</w:t>
      </w:r>
    </w:p>
  </w:comment>
  <w:comment w:id="35" w:author="Paul Kempler" w:date="2026-09-16T10:56:00Z" w:initials="PK">
    <w:p w14:paraId="21C975EF" w14:textId="77777777" w:rsidR="000034F0" w:rsidRDefault="000034F0" w:rsidP="000034F0">
      <w:pPr>
        <w:pStyle w:val="CommentText"/>
      </w:pPr>
      <w:r>
        <w:rPr>
          <w:rStyle w:val="CommentReference"/>
        </w:rPr>
        <w:annotationRef/>
      </w:r>
      <w:r>
        <w:t>Stage 2 is absent. Is this correct?</w:t>
      </w:r>
    </w:p>
  </w:comment>
  <w:comment w:id="36" w:author="Kiko G" w:date="2026-09-24T11:25:00Z" w:initials="KG">
    <w:p w14:paraId="4D3B52B0" w14:textId="77777777" w:rsidR="00E36656" w:rsidRDefault="00E36656" w:rsidP="00E36656">
      <w:pPr>
        <w:pStyle w:val="CommentText"/>
      </w:pPr>
      <w:r>
        <w:rPr>
          <w:rStyle w:val="CommentReference"/>
        </w:rPr>
        <w:annotationRef/>
      </w:r>
      <w:r>
        <w:t>Yes</w:t>
      </w:r>
    </w:p>
  </w:comment>
  <w:comment w:id="37" w:author="Paul Kempler" w:date="2026-09-16T11:18:00Z" w:initials="PK">
    <w:p w14:paraId="48FD19C7" w14:textId="4DBCD67E" w:rsidR="006015E9" w:rsidRDefault="006015E9">
      <w:pPr>
        <w:pStyle w:val="CommentText"/>
      </w:pPr>
      <w:r>
        <w:rPr>
          <w:rStyle w:val="CommentReference"/>
        </w:rPr>
        <w:annotationRef/>
      </w:r>
      <w:r>
        <w:t>I think the structure of Stage 1-4 sections is helpful. Some are missing “method” and “result”. Can we harmonize these by either removing the short result sections or adding in something for the Stages where result is not mentioned?</w:t>
      </w:r>
    </w:p>
  </w:comment>
  <w:comment w:id="42" w:author="Paul Kempler" w:date="2026-09-16T11:11:00Z" w:initials="PK">
    <w:p w14:paraId="6B33A52B" w14:textId="0BEF8DBD" w:rsidR="00CE6FAB" w:rsidRDefault="00CE6FAB">
      <w:pPr>
        <w:pStyle w:val="CommentText"/>
      </w:pPr>
      <w:r>
        <w:rPr>
          <w:rStyle w:val="CommentReference"/>
        </w:rPr>
        <w:annotationRef/>
      </w:r>
      <w:r>
        <w:t>Both of these terms are only used once in the document but Robin is introduced earlier. For clarity and consistency can we remove Sherwood-Reynolds?</w:t>
      </w:r>
    </w:p>
  </w:comment>
  <w:comment w:id="43" w:author="Paul Kempler" w:date="2026-09-16T11:17:00Z" w:initials="PK">
    <w:p w14:paraId="42CD6625" w14:textId="1FA48ABF" w:rsidR="006015E9" w:rsidRDefault="006015E9">
      <w:pPr>
        <w:pStyle w:val="CommentText"/>
      </w:pPr>
      <w:r>
        <w:rPr>
          <w:rStyle w:val="CommentReference"/>
        </w:rPr>
        <w:annotationRef/>
      </w:r>
      <w:r>
        <w:t>This section is missing “Result”</w:t>
      </w:r>
    </w:p>
  </w:comment>
  <w:comment w:id="44" w:author="Kiko G" w:date="2026-09-22T18:39:00Z" w:initials="KG">
    <w:p w14:paraId="469D5280" w14:textId="77777777" w:rsidR="00EC47AE" w:rsidRDefault="00EC47AE" w:rsidP="00EC47AE">
      <w:pPr>
        <w:pStyle w:val="CommentText"/>
      </w:pPr>
      <w:r>
        <w:rPr>
          <w:rStyle w:val="CommentReference"/>
        </w:rPr>
        <w:annotationRef/>
      </w:r>
      <w:r>
        <w:t>@Justin, acceptable add for missing result?</w:t>
      </w:r>
    </w:p>
  </w:comment>
  <w:comment w:id="46" w:author="Paul Kempler" w:date="2026-09-16T11:22:00Z" w:initials="PK">
    <w:p w14:paraId="66FA23BC" w14:textId="33DE0294" w:rsidR="00B64FE6" w:rsidRDefault="00B64FE6">
      <w:pPr>
        <w:pStyle w:val="CommentText"/>
      </w:pPr>
      <w:r>
        <w:rPr>
          <w:rStyle w:val="CommentReference"/>
        </w:rPr>
        <w:annotationRef/>
      </w:r>
      <w:r>
        <w:t>What does this mean?</w:t>
      </w:r>
    </w:p>
  </w:comment>
  <w:comment w:id="50" w:author="Paul Kempler" w:date="2026-09-16T11:18:00Z" w:initials="PK">
    <w:p w14:paraId="26D5A30E" w14:textId="378F3D85" w:rsidR="006015E9" w:rsidRDefault="006015E9">
      <w:pPr>
        <w:pStyle w:val="CommentText"/>
      </w:pPr>
      <w:r>
        <w:rPr>
          <w:rStyle w:val="CommentReference"/>
        </w:rPr>
        <w:annotationRef/>
      </w:r>
      <w:r>
        <w:t>This section is also missing “Result”</w:t>
      </w:r>
    </w:p>
  </w:comment>
  <w:comment w:id="52" w:author="Paul Kempler" w:date="2026-09-16T11:34:00Z" w:initials="PK">
    <w:p w14:paraId="6FB1D14C" w14:textId="4CFA7039" w:rsidR="002059E9" w:rsidRDefault="002059E9">
      <w:pPr>
        <w:pStyle w:val="CommentText"/>
      </w:pPr>
      <w:r>
        <w:rPr>
          <w:rStyle w:val="CommentReference"/>
        </w:rPr>
        <w:annotationRef/>
      </w:r>
      <w:r>
        <w:t>I made this more general, please confirm if this captures the key takeaway for the reader</w:t>
      </w:r>
    </w:p>
  </w:comment>
  <w:comment w:id="58" w:author="Paul Kempler" w:date="2026-09-16T11:43:00Z" w:initials="PK">
    <w:p w14:paraId="00339F06" w14:textId="0E1B3426" w:rsidR="001366E9" w:rsidRDefault="001366E9">
      <w:pPr>
        <w:pStyle w:val="CommentText"/>
      </w:pPr>
      <w:r>
        <w:rPr>
          <w:rStyle w:val="CommentReference"/>
        </w:rPr>
        <w:annotationRef/>
      </w:r>
      <w:r>
        <w:t>Can we condense this to 1-2 paragraphs which summarize the key takeaways</w:t>
      </w:r>
      <w:r w:rsidR="008E0CC3">
        <w:t xml:space="preserve"> so they are “punchy”? I think they are buried right now in the summary of the chapter content but I highlighted some lines that stood out to me.</w:t>
      </w:r>
    </w:p>
  </w:comment>
  <w:comment w:id="59" w:author="Kiko G" w:date="2026-09-24T11:54:00Z" w:initials="KG">
    <w:p w14:paraId="53C053EC" w14:textId="77777777" w:rsidR="008C5298" w:rsidRDefault="008C5298" w:rsidP="008C5298">
      <w:pPr>
        <w:pStyle w:val="CommentText"/>
      </w:pPr>
      <w:r>
        <w:rPr>
          <w:rStyle w:val="CommentReference"/>
        </w:rPr>
        <w:annotationRef/>
      </w:r>
      <w:r>
        <w:t xml:space="preserve">It seems like Weiran’s comments already have a concise version of the summary.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7F0F16" w15:done="1"/>
  <w15:commentEx w15:paraId="37C36F65" w15:done="0"/>
  <w15:commentEx w15:paraId="12A45CA9" w15:done="0"/>
  <w15:commentEx w15:paraId="7246C921" w15:done="1"/>
  <w15:commentEx w15:paraId="7A8DC7ED" w15:done="0"/>
  <w15:commentEx w15:paraId="75C217BB" w15:done="0"/>
  <w15:commentEx w15:paraId="2CF522D2" w15:done="1"/>
  <w15:commentEx w15:paraId="3B7695A2" w15:done="0"/>
  <w15:commentEx w15:paraId="78215FED" w15:paraIdParent="3B7695A2" w15:done="0"/>
  <w15:commentEx w15:paraId="6F923D60" w15:done="1"/>
  <w15:commentEx w15:paraId="3D52E216" w15:done="0"/>
  <w15:commentEx w15:paraId="661C326F" w15:paraIdParent="3D52E216" w15:done="0"/>
  <w15:commentEx w15:paraId="47B707BF" w15:done="1"/>
  <w15:commentEx w15:paraId="66E3E26A" w15:done="0"/>
  <w15:commentEx w15:paraId="62CC4D47" w15:done="0"/>
  <w15:commentEx w15:paraId="2C9BF68C" w15:done="1"/>
  <w15:commentEx w15:paraId="21C975EF" w15:done="1"/>
  <w15:commentEx w15:paraId="4D3B52B0" w15:paraIdParent="21C975EF" w15:done="1"/>
  <w15:commentEx w15:paraId="48FD19C7" w15:done="1"/>
  <w15:commentEx w15:paraId="6B33A52B" w15:done="1"/>
  <w15:commentEx w15:paraId="42CD6625" w15:done="1"/>
  <w15:commentEx w15:paraId="469D5280" w15:paraIdParent="42CD6625" w15:done="1"/>
  <w15:commentEx w15:paraId="66FA23BC" w15:done="1"/>
  <w15:commentEx w15:paraId="26D5A30E" w15:done="1"/>
  <w15:commentEx w15:paraId="6FB1D14C" w15:done="1"/>
  <w15:commentEx w15:paraId="00339F06" w15:done="0"/>
  <w15:commentEx w15:paraId="53C053EC" w15:paraIdParent="00339F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8653B1" w16cex:dateUtc="2026-09-16T01:47:00Z"/>
  <w16cex:commentExtensible w16cex:durableId="43615EB3" w16cex:dateUtc="2026-09-16T01:50:00Z"/>
  <w16cex:commentExtensible w16cex:durableId="2A66AA54" w16cex:dateUtc="2026-09-16T01:58:00Z"/>
  <w16cex:commentExtensible w16cex:durableId="7E3B20B1" w16cex:dateUtc="2026-09-16T02:01:00Z"/>
  <w16cex:commentExtensible w16cex:durableId="748DE031" w16cex:dateUtc="2026-09-23T01:16:00Z"/>
  <w16cex:commentExtensible w16cex:durableId="71C5E97B" w16cex:dateUtc="2026-09-16T02:18:00Z"/>
  <w16cex:commentExtensible w16cex:durableId="0F811649" w16cex:dateUtc="2026-09-16T02:28:00Z"/>
  <w16cex:commentExtensible w16cex:durableId="588DAAC3" w16cex:dateUtc="2026-09-16T02:31:00Z"/>
  <w16cex:commentExtensible w16cex:durableId="4CE0F9B2" w16cex:dateUtc="2026-09-22T23:26:00Z"/>
  <w16cex:commentExtensible w16cex:durableId="1F89AE07" w16cex:dateUtc="2026-09-16T02:37:00Z"/>
  <w16cex:commentExtensible w16cex:durableId="76ABE895" w16cex:dateUtc="2026-09-16T02:48:00Z"/>
  <w16cex:commentExtensible w16cex:durableId="428438D7" w16cex:dateUtc="2026-09-23T18:38:00Z"/>
  <w16cex:commentExtensible w16cex:durableId="28E8553E" w16cex:dateUtc="2026-09-16T16:53:00Z"/>
  <w16cex:commentExtensible w16cex:durableId="018DE5D3" w16cex:dateUtc="2026-09-16T17:42:00Z"/>
  <w16cex:commentExtensible w16cex:durableId="6DD56EDF" w16cex:dateUtc="2026-09-16T17:49:00Z"/>
  <w16cex:commentExtensible w16cex:durableId="6BA2C692" w16cex:dateUtc="2026-09-16T17:52:00Z"/>
  <w16cex:commentExtensible w16cex:durableId="283043D8" w16cex:dateUtc="2026-09-16T17:56:00Z"/>
  <w16cex:commentExtensible w16cex:durableId="0E6AF1E8" w16cex:dateUtc="2026-09-24T18:25:00Z"/>
  <w16cex:commentExtensible w16cex:durableId="41F9476B" w16cex:dateUtc="2026-09-16T18:18:00Z"/>
  <w16cex:commentExtensible w16cex:durableId="4D67AF3B" w16cex:dateUtc="2026-09-16T18:11:00Z"/>
  <w16cex:commentExtensible w16cex:durableId="0ABCDE08" w16cex:dateUtc="2026-09-16T18:17:00Z"/>
  <w16cex:commentExtensible w16cex:durableId="3507CB64" w16cex:dateUtc="2026-09-23T01:39:00Z"/>
  <w16cex:commentExtensible w16cex:durableId="73768282" w16cex:dateUtc="2026-09-16T18:22:00Z"/>
  <w16cex:commentExtensible w16cex:durableId="6739F4F0" w16cex:dateUtc="2026-09-16T18:18:00Z"/>
  <w16cex:commentExtensible w16cex:durableId="43DF0F6A" w16cex:dateUtc="2026-09-16T18:34:00Z"/>
  <w16cex:commentExtensible w16cex:durableId="38573138" w16cex:dateUtc="2026-09-16T18:43:00Z"/>
  <w16cex:commentExtensible w16cex:durableId="377F41FF" w16cex:dateUtc="2026-09-24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7F0F16" w16cid:durableId="028653B1"/>
  <w16cid:commentId w16cid:paraId="37C36F65" w16cid:durableId="43615EB3"/>
  <w16cid:commentId w16cid:paraId="12A45CA9" w16cid:durableId="2A66AA54"/>
  <w16cid:commentId w16cid:paraId="7246C921" w16cid:durableId="7E3B20B1"/>
  <w16cid:commentId w16cid:paraId="7A8DC7ED" w16cid:durableId="748DE031"/>
  <w16cid:commentId w16cid:paraId="75C217BB" w16cid:durableId="71C5E97B"/>
  <w16cid:commentId w16cid:paraId="2CF522D2" w16cid:durableId="0F811649"/>
  <w16cid:commentId w16cid:paraId="3B7695A2" w16cid:durableId="588DAAC3"/>
  <w16cid:commentId w16cid:paraId="78215FED" w16cid:durableId="4CE0F9B2"/>
  <w16cid:commentId w16cid:paraId="6F923D60" w16cid:durableId="1F89AE07"/>
  <w16cid:commentId w16cid:paraId="3D52E216" w16cid:durableId="76ABE895"/>
  <w16cid:commentId w16cid:paraId="661C326F" w16cid:durableId="428438D7"/>
  <w16cid:commentId w16cid:paraId="47B707BF" w16cid:durableId="28E8553E"/>
  <w16cid:commentId w16cid:paraId="66E3E26A" w16cid:durableId="018DE5D3"/>
  <w16cid:commentId w16cid:paraId="62CC4D47" w16cid:durableId="6DD56EDF"/>
  <w16cid:commentId w16cid:paraId="2C9BF68C" w16cid:durableId="6BA2C692"/>
  <w16cid:commentId w16cid:paraId="21C975EF" w16cid:durableId="283043D8"/>
  <w16cid:commentId w16cid:paraId="4D3B52B0" w16cid:durableId="0E6AF1E8"/>
  <w16cid:commentId w16cid:paraId="48FD19C7" w16cid:durableId="41F9476B"/>
  <w16cid:commentId w16cid:paraId="6B33A52B" w16cid:durableId="4D67AF3B"/>
  <w16cid:commentId w16cid:paraId="42CD6625" w16cid:durableId="0ABCDE08"/>
  <w16cid:commentId w16cid:paraId="469D5280" w16cid:durableId="3507CB64"/>
  <w16cid:commentId w16cid:paraId="66FA23BC" w16cid:durableId="73768282"/>
  <w16cid:commentId w16cid:paraId="26D5A30E" w16cid:durableId="6739F4F0"/>
  <w16cid:commentId w16cid:paraId="6FB1D14C" w16cid:durableId="43DF0F6A"/>
  <w16cid:commentId w16cid:paraId="00339F06" w16cid:durableId="38573138"/>
  <w16cid:commentId w16cid:paraId="53C053EC" w16cid:durableId="377F41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30A11" w14:textId="77777777" w:rsidR="00716590" w:rsidRDefault="00716590" w:rsidP="00E134A6">
      <w:pPr>
        <w:spacing w:after="0" w:line="240" w:lineRule="auto"/>
      </w:pPr>
      <w:r>
        <w:separator/>
      </w:r>
    </w:p>
  </w:endnote>
  <w:endnote w:type="continuationSeparator" w:id="0">
    <w:p w14:paraId="0D404F0C" w14:textId="77777777" w:rsidR="00716590" w:rsidRDefault="00716590" w:rsidP="00E13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eX Gyre Pagella Math">
    <w:altName w:val="Calibri"/>
    <w:panose1 w:val="00000000000000000000"/>
    <w:charset w:val="4D"/>
    <w:family w:val="auto"/>
    <w:notTrueType/>
    <w:pitch w:val="variable"/>
    <w:sig w:usb0="A10000EF" w:usb1="4201F9EE" w:usb2="02000000" w:usb3="00000000" w:csb0="000001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5551712"/>
      <w:docPartObj>
        <w:docPartGallery w:val="Page Numbers (Bottom of Page)"/>
        <w:docPartUnique/>
      </w:docPartObj>
    </w:sdtPr>
    <w:sdtEndPr>
      <w:rPr>
        <w:rStyle w:val="PageNumber"/>
      </w:rPr>
    </w:sdtEndPr>
    <w:sdtContent>
      <w:p w14:paraId="5CB9E90E" w14:textId="0F085F71" w:rsidR="0022403E" w:rsidRDefault="0022403E" w:rsidP="00B808F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A1D216" w14:textId="77777777" w:rsidR="00E134A6" w:rsidRDefault="00E13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250586"/>
      <w:docPartObj>
        <w:docPartGallery w:val="Page Numbers (Bottom of Page)"/>
        <w:docPartUnique/>
      </w:docPartObj>
    </w:sdtPr>
    <w:sdtEndPr>
      <w:rPr>
        <w:rStyle w:val="PageNumber"/>
        <w:rFonts w:ascii="Lato" w:hAnsi="Lato"/>
      </w:rPr>
    </w:sdtEndPr>
    <w:sdtContent>
      <w:p w14:paraId="7CCF6DA1" w14:textId="490F431A" w:rsidR="0022403E" w:rsidRPr="00196714" w:rsidRDefault="0022403E" w:rsidP="00196714">
        <w:pPr>
          <w:pStyle w:val="Footer"/>
          <w:framePr w:wrap="none" w:vAnchor="text" w:hAnchor="page" w:x="6539" w:y="6"/>
          <w:rPr>
            <w:rStyle w:val="PageNumber"/>
            <w:rFonts w:ascii="Lato" w:hAnsi="Lato"/>
          </w:rPr>
        </w:pPr>
        <w:r w:rsidRPr="00196714">
          <w:rPr>
            <w:rStyle w:val="PageNumber"/>
            <w:rFonts w:ascii="Lato" w:hAnsi="Lato"/>
          </w:rPr>
          <w:fldChar w:fldCharType="begin"/>
        </w:r>
        <w:r w:rsidRPr="00196714">
          <w:rPr>
            <w:rStyle w:val="PageNumber"/>
            <w:rFonts w:ascii="Lato" w:hAnsi="Lato"/>
          </w:rPr>
          <w:instrText xml:space="preserve"> PAGE </w:instrText>
        </w:r>
        <w:r w:rsidRPr="00196714">
          <w:rPr>
            <w:rStyle w:val="PageNumber"/>
            <w:rFonts w:ascii="Lato" w:hAnsi="Lato"/>
          </w:rPr>
          <w:fldChar w:fldCharType="separate"/>
        </w:r>
        <w:r w:rsidRPr="00196714">
          <w:rPr>
            <w:rStyle w:val="PageNumber"/>
            <w:rFonts w:ascii="Lato" w:hAnsi="Lato"/>
            <w:noProof/>
          </w:rPr>
          <w:t>6</w:t>
        </w:r>
        <w:r w:rsidRPr="00196714">
          <w:rPr>
            <w:rStyle w:val="PageNumber"/>
            <w:rFonts w:ascii="Lato" w:hAnsi="Lato"/>
          </w:rPr>
          <w:fldChar w:fldCharType="end"/>
        </w:r>
      </w:p>
    </w:sdtContent>
  </w:sdt>
  <w:p w14:paraId="5DE11E1B" w14:textId="77777777" w:rsidR="00E134A6" w:rsidRPr="00196714" w:rsidRDefault="00E134A6">
    <w:pPr>
      <w:pStyle w:val="Footer"/>
      <w:rPr>
        <w:rFonts w:ascii="Lato" w:hAnsi="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41682" w14:textId="77777777" w:rsidR="00E134A6" w:rsidRDefault="00E13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A60C4" w14:textId="77777777" w:rsidR="00716590" w:rsidRDefault="00716590" w:rsidP="00E134A6">
      <w:pPr>
        <w:spacing w:after="0" w:line="240" w:lineRule="auto"/>
      </w:pPr>
      <w:r>
        <w:separator/>
      </w:r>
    </w:p>
  </w:footnote>
  <w:footnote w:type="continuationSeparator" w:id="0">
    <w:p w14:paraId="748839AC" w14:textId="77777777" w:rsidR="00716590" w:rsidRDefault="00716590" w:rsidP="00E13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E021" w14:textId="77777777" w:rsidR="00E134A6" w:rsidRDefault="00E134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E4C4" w14:textId="77777777" w:rsidR="00E134A6" w:rsidRDefault="00E134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51F0" w14:textId="77777777" w:rsidR="00E134A6" w:rsidRDefault="00E134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703"/>
    <w:multiLevelType w:val="hybridMultilevel"/>
    <w:tmpl w:val="5536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D71D1"/>
    <w:multiLevelType w:val="multilevel"/>
    <w:tmpl w:val="75640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59A3"/>
    <w:multiLevelType w:val="multilevel"/>
    <w:tmpl w:val="2C6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54475"/>
    <w:multiLevelType w:val="multilevel"/>
    <w:tmpl w:val="13E6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3477EA"/>
    <w:multiLevelType w:val="hybridMultilevel"/>
    <w:tmpl w:val="5FF00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47D0775"/>
    <w:multiLevelType w:val="multilevel"/>
    <w:tmpl w:val="793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63B80"/>
    <w:multiLevelType w:val="multilevel"/>
    <w:tmpl w:val="BE3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07203"/>
    <w:multiLevelType w:val="multilevel"/>
    <w:tmpl w:val="4BF8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17CEB"/>
    <w:multiLevelType w:val="multilevel"/>
    <w:tmpl w:val="20109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825EA"/>
    <w:multiLevelType w:val="hybridMultilevel"/>
    <w:tmpl w:val="BDF6F946"/>
    <w:lvl w:ilvl="0" w:tplc="2CE837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A66CE9"/>
    <w:multiLevelType w:val="hybridMultilevel"/>
    <w:tmpl w:val="0B76F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A4720E"/>
    <w:multiLevelType w:val="multilevel"/>
    <w:tmpl w:val="C9EA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167864">
    <w:abstractNumId w:val="1"/>
  </w:num>
  <w:num w:numId="2" w16cid:durableId="1259367440">
    <w:abstractNumId w:val="11"/>
  </w:num>
  <w:num w:numId="3" w16cid:durableId="319846734">
    <w:abstractNumId w:val="8"/>
  </w:num>
  <w:num w:numId="4" w16cid:durableId="328296225">
    <w:abstractNumId w:val="4"/>
  </w:num>
  <w:num w:numId="5" w16cid:durableId="2113629467">
    <w:abstractNumId w:val="0"/>
  </w:num>
  <w:num w:numId="6" w16cid:durableId="740369779">
    <w:abstractNumId w:val="10"/>
  </w:num>
  <w:num w:numId="7" w16cid:durableId="836265292">
    <w:abstractNumId w:val="3"/>
  </w:num>
  <w:num w:numId="8" w16cid:durableId="1378972151">
    <w:abstractNumId w:val="7"/>
  </w:num>
  <w:num w:numId="9" w16cid:durableId="1344278195">
    <w:abstractNumId w:val="5"/>
  </w:num>
  <w:num w:numId="10" w16cid:durableId="1943875189">
    <w:abstractNumId w:val="2"/>
  </w:num>
  <w:num w:numId="11" w16cid:durableId="1967615405">
    <w:abstractNumId w:val="6"/>
  </w:num>
  <w:num w:numId="12" w16cid:durableId="111197413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Kempler">
    <w15:presenceInfo w15:providerId="AD" w15:userId="S::pkempler@uoregon.edu::e4a60337-e37b-4718-88f3-4ff57a5209db"/>
  </w15:person>
  <w15:person w15:author="Kiko G">
    <w15:presenceInfo w15:providerId="Windows Live" w15:userId="2706cd71fe9eb5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4D"/>
    <w:rsid w:val="00000C2B"/>
    <w:rsid w:val="000034F0"/>
    <w:rsid w:val="00003B4E"/>
    <w:rsid w:val="00004337"/>
    <w:rsid w:val="00006149"/>
    <w:rsid w:val="00010BF5"/>
    <w:rsid w:val="000166BE"/>
    <w:rsid w:val="000229E6"/>
    <w:rsid w:val="00023569"/>
    <w:rsid w:val="0002533E"/>
    <w:rsid w:val="00026B2F"/>
    <w:rsid w:val="00030CBE"/>
    <w:rsid w:val="00031C7D"/>
    <w:rsid w:val="00032BAE"/>
    <w:rsid w:val="00034051"/>
    <w:rsid w:val="00034CCC"/>
    <w:rsid w:val="00035C40"/>
    <w:rsid w:val="000362B3"/>
    <w:rsid w:val="00041598"/>
    <w:rsid w:val="0004240D"/>
    <w:rsid w:val="0004583E"/>
    <w:rsid w:val="00045899"/>
    <w:rsid w:val="0004611C"/>
    <w:rsid w:val="000471A9"/>
    <w:rsid w:val="00052B7C"/>
    <w:rsid w:val="00056A30"/>
    <w:rsid w:val="00056B4B"/>
    <w:rsid w:val="00057F01"/>
    <w:rsid w:val="000603C5"/>
    <w:rsid w:val="000626D4"/>
    <w:rsid w:val="000635B3"/>
    <w:rsid w:val="0006560A"/>
    <w:rsid w:val="00067121"/>
    <w:rsid w:val="00072A57"/>
    <w:rsid w:val="00073790"/>
    <w:rsid w:val="0007382F"/>
    <w:rsid w:val="0007594F"/>
    <w:rsid w:val="000916AF"/>
    <w:rsid w:val="0009210C"/>
    <w:rsid w:val="00092D1D"/>
    <w:rsid w:val="00093BE8"/>
    <w:rsid w:val="00095DC3"/>
    <w:rsid w:val="000978B8"/>
    <w:rsid w:val="000A5C11"/>
    <w:rsid w:val="000B1FC6"/>
    <w:rsid w:val="000B34A1"/>
    <w:rsid w:val="000B6C77"/>
    <w:rsid w:val="000C6343"/>
    <w:rsid w:val="000C7FC9"/>
    <w:rsid w:val="000D3709"/>
    <w:rsid w:val="000D3EDA"/>
    <w:rsid w:val="000D42FC"/>
    <w:rsid w:val="000D6708"/>
    <w:rsid w:val="000D6D0D"/>
    <w:rsid w:val="000D76A1"/>
    <w:rsid w:val="000E0CAB"/>
    <w:rsid w:val="000E3345"/>
    <w:rsid w:val="000E4D5A"/>
    <w:rsid w:val="000E654B"/>
    <w:rsid w:val="000E76BD"/>
    <w:rsid w:val="000F53EF"/>
    <w:rsid w:val="000F667D"/>
    <w:rsid w:val="000F6D86"/>
    <w:rsid w:val="001003D8"/>
    <w:rsid w:val="00101EEC"/>
    <w:rsid w:val="00102647"/>
    <w:rsid w:val="0011288C"/>
    <w:rsid w:val="00116E24"/>
    <w:rsid w:val="00117E6F"/>
    <w:rsid w:val="0012030C"/>
    <w:rsid w:val="001218EC"/>
    <w:rsid w:val="00121D02"/>
    <w:rsid w:val="0012550C"/>
    <w:rsid w:val="00125576"/>
    <w:rsid w:val="00126CAD"/>
    <w:rsid w:val="00133B98"/>
    <w:rsid w:val="00134906"/>
    <w:rsid w:val="001366E9"/>
    <w:rsid w:val="001377B4"/>
    <w:rsid w:val="00143A36"/>
    <w:rsid w:val="00145042"/>
    <w:rsid w:val="00145606"/>
    <w:rsid w:val="001467B4"/>
    <w:rsid w:val="00147997"/>
    <w:rsid w:val="00151FB7"/>
    <w:rsid w:val="00152A76"/>
    <w:rsid w:val="00155E21"/>
    <w:rsid w:val="001633AE"/>
    <w:rsid w:val="00163E90"/>
    <w:rsid w:val="00164A69"/>
    <w:rsid w:val="0016519E"/>
    <w:rsid w:val="0017398F"/>
    <w:rsid w:val="00173E9D"/>
    <w:rsid w:val="00176A0E"/>
    <w:rsid w:val="00177A3C"/>
    <w:rsid w:val="00182CD6"/>
    <w:rsid w:val="00183C0B"/>
    <w:rsid w:val="00185BC5"/>
    <w:rsid w:val="0019159A"/>
    <w:rsid w:val="00191C42"/>
    <w:rsid w:val="00192D91"/>
    <w:rsid w:val="00196714"/>
    <w:rsid w:val="001A2139"/>
    <w:rsid w:val="001A465E"/>
    <w:rsid w:val="001B041C"/>
    <w:rsid w:val="001B1181"/>
    <w:rsid w:val="001B5C4C"/>
    <w:rsid w:val="001B5F99"/>
    <w:rsid w:val="001C3476"/>
    <w:rsid w:val="001C71AE"/>
    <w:rsid w:val="001C782D"/>
    <w:rsid w:val="001D3E4B"/>
    <w:rsid w:val="001E2216"/>
    <w:rsid w:val="001E2A9F"/>
    <w:rsid w:val="001E5518"/>
    <w:rsid w:val="001E6650"/>
    <w:rsid w:val="001F2F3E"/>
    <w:rsid w:val="001F3EC2"/>
    <w:rsid w:val="001F5588"/>
    <w:rsid w:val="001F7B1A"/>
    <w:rsid w:val="00201176"/>
    <w:rsid w:val="002031CD"/>
    <w:rsid w:val="00204FFD"/>
    <w:rsid w:val="002059E9"/>
    <w:rsid w:val="002165C6"/>
    <w:rsid w:val="00220B90"/>
    <w:rsid w:val="00221FEB"/>
    <w:rsid w:val="0022403E"/>
    <w:rsid w:val="00224B64"/>
    <w:rsid w:val="00225168"/>
    <w:rsid w:val="0022535A"/>
    <w:rsid w:val="00225814"/>
    <w:rsid w:val="002263E2"/>
    <w:rsid w:val="00227760"/>
    <w:rsid w:val="002308FF"/>
    <w:rsid w:val="00230AF9"/>
    <w:rsid w:val="00231DEA"/>
    <w:rsid w:val="00232104"/>
    <w:rsid w:val="00233CA3"/>
    <w:rsid w:val="00235111"/>
    <w:rsid w:val="002363C4"/>
    <w:rsid w:val="00237DE9"/>
    <w:rsid w:val="00241286"/>
    <w:rsid w:val="00243ED1"/>
    <w:rsid w:val="00244850"/>
    <w:rsid w:val="0025138B"/>
    <w:rsid w:val="00251519"/>
    <w:rsid w:val="0025671C"/>
    <w:rsid w:val="00256A5D"/>
    <w:rsid w:val="00260867"/>
    <w:rsid w:val="002654EB"/>
    <w:rsid w:val="00267D04"/>
    <w:rsid w:val="00270B10"/>
    <w:rsid w:val="00271AD9"/>
    <w:rsid w:val="00277FD0"/>
    <w:rsid w:val="00281061"/>
    <w:rsid w:val="00281C10"/>
    <w:rsid w:val="002831FE"/>
    <w:rsid w:val="002853B6"/>
    <w:rsid w:val="002854BF"/>
    <w:rsid w:val="00291462"/>
    <w:rsid w:val="00291DF5"/>
    <w:rsid w:val="00294BDB"/>
    <w:rsid w:val="00296022"/>
    <w:rsid w:val="002965A3"/>
    <w:rsid w:val="00296A68"/>
    <w:rsid w:val="00297BE6"/>
    <w:rsid w:val="002A1AC0"/>
    <w:rsid w:val="002A1CDA"/>
    <w:rsid w:val="002A2BFC"/>
    <w:rsid w:val="002B1EAB"/>
    <w:rsid w:val="002B241C"/>
    <w:rsid w:val="002B277A"/>
    <w:rsid w:val="002B353C"/>
    <w:rsid w:val="002B5956"/>
    <w:rsid w:val="002B6467"/>
    <w:rsid w:val="002C4E16"/>
    <w:rsid w:val="002C5EAB"/>
    <w:rsid w:val="002C606D"/>
    <w:rsid w:val="002D3C36"/>
    <w:rsid w:val="002D3C62"/>
    <w:rsid w:val="002D5471"/>
    <w:rsid w:val="002D6472"/>
    <w:rsid w:val="002D73F0"/>
    <w:rsid w:val="002D7606"/>
    <w:rsid w:val="002E3E62"/>
    <w:rsid w:val="002E6220"/>
    <w:rsid w:val="002E676E"/>
    <w:rsid w:val="002F51EF"/>
    <w:rsid w:val="002F58B2"/>
    <w:rsid w:val="002F74EA"/>
    <w:rsid w:val="00302739"/>
    <w:rsid w:val="00303196"/>
    <w:rsid w:val="00305E55"/>
    <w:rsid w:val="003117C6"/>
    <w:rsid w:val="003121BB"/>
    <w:rsid w:val="00314200"/>
    <w:rsid w:val="00314961"/>
    <w:rsid w:val="00314E53"/>
    <w:rsid w:val="00315BD2"/>
    <w:rsid w:val="00316AC8"/>
    <w:rsid w:val="003171A7"/>
    <w:rsid w:val="00320E8E"/>
    <w:rsid w:val="0032156E"/>
    <w:rsid w:val="00322ABC"/>
    <w:rsid w:val="00322F1A"/>
    <w:rsid w:val="00331B92"/>
    <w:rsid w:val="00334F38"/>
    <w:rsid w:val="00336E76"/>
    <w:rsid w:val="00340018"/>
    <w:rsid w:val="00342AD7"/>
    <w:rsid w:val="00342EC0"/>
    <w:rsid w:val="00342FA5"/>
    <w:rsid w:val="00343948"/>
    <w:rsid w:val="00343E9D"/>
    <w:rsid w:val="0034478A"/>
    <w:rsid w:val="0034571F"/>
    <w:rsid w:val="00351E21"/>
    <w:rsid w:val="0035218D"/>
    <w:rsid w:val="00352233"/>
    <w:rsid w:val="0036183A"/>
    <w:rsid w:val="00363422"/>
    <w:rsid w:val="00365366"/>
    <w:rsid w:val="003670F3"/>
    <w:rsid w:val="0036761A"/>
    <w:rsid w:val="003676C6"/>
    <w:rsid w:val="00374690"/>
    <w:rsid w:val="003832EB"/>
    <w:rsid w:val="00385BB4"/>
    <w:rsid w:val="00390820"/>
    <w:rsid w:val="00391A77"/>
    <w:rsid w:val="00392741"/>
    <w:rsid w:val="00396578"/>
    <w:rsid w:val="00396DFF"/>
    <w:rsid w:val="003977DE"/>
    <w:rsid w:val="003A391E"/>
    <w:rsid w:val="003A6E6F"/>
    <w:rsid w:val="003B06A1"/>
    <w:rsid w:val="003B6C18"/>
    <w:rsid w:val="003C2224"/>
    <w:rsid w:val="003C3602"/>
    <w:rsid w:val="003D151A"/>
    <w:rsid w:val="003D170E"/>
    <w:rsid w:val="003D1F22"/>
    <w:rsid w:val="003D39FE"/>
    <w:rsid w:val="003D7A32"/>
    <w:rsid w:val="003D7C53"/>
    <w:rsid w:val="003E6DC9"/>
    <w:rsid w:val="003F2DE4"/>
    <w:rsid w:val="003F4DBC"/>
    <w:rsid w:val="00401B52"/>
    <w:rsid w:val="004023B2"/>
    <w:rsid w:val="0040747A"/>
    <w:rsid w:val="00413161"/>
    <w:rsid w:val="00413CE4"/>
    <w:rsid w:val="004149CA"/>
    <w:rsid w:val="00416262"/>
    <w:rsid w:val="00417B87"/>
    <w:rsid w:val="00421BD4"/>
    <w:rsid w:val="00423133"/>
    <w:rsid w:val="00424DD1"/>
    <w:rsid w:val="00426A49"/>
    <w:rsid w:val="00431967"/>
    <w:rsid w:val="00434FF6"/>
    <w:rsid w:val="004352E9"/>
    <w:rsid w:val="00437E14"/>
    <w:rsid w:val="00441769"/>
    <w:rsid w:val="0044763F"/>
    <w:rsid w:val="00453E28"/>
    <w:rsid w:val="00453FDA"/>
    <w:rsid w:val="00456406"/>
    <w:rsid w:val="004572F5"/>
    <w:rsid w:val="004631B6"/>
    <w:rsid w:val="004634D1"/>
    <w:rsid w:val="004674C8"/>
    <w:rsid w:val="0046794A"/>
    <w:rsid w:val="0047030E"/>
    <w:rsid w:val="00471BEA"/>
    <w:rsid w:val="00473B21"/>
    <w:rsid w:val="004756F4"/>
    <w:rsid w:val="0047658D"/>
    <w:rsid w:val="0048123E"/>
    <w:rsid w:val="00481462"/>
    <w:rsid w:val="004829A6"/>
    <w:rsid w:val="00482D6C"/>
    <w:rsid w:val="00483BEC"/>
    <w:rsid w:val="0049332A"/>
    <w:rsid w:val="004973A0"/>
    <w:rsid w:val="004A0325"/>
    <w:rsid w:val="004A055C"/>
    <w:rsid w:val="004A2D71"/>
    <w:rsid w:val="004A6511"/>
    <w:rsid w:val="004A7F2B"/>
    <w:rsid w:val="004B2614"/>
    <w:rsid w:val="004B5593"/>
    <w:rsid w:val="004B7ACE"/>
    <w:rsid w:val="004D1732"/>
    <w:rsid w:val="004D3D8F"/>
    <w:rsid w:val="004E33A3"/>
    <w:rsid w:val="004E4AED"/>
    <w:rsid w:val="004E4BB7"/>
    <w:rsid w:val="004E671D"/>
    <w:rsid w:val="004E6A3E"/>
    <w:rsid w:val="004E6AAC"/>
    <w:rsid w:val="004E78A1"/>
    <w:rsid w:val="004F0581"/>
    <w:rsid w:val="004F0B41"/>
    <w:rsid w:val="004F16B0"/>
    <w:rsid w:val="004F4615"/>
    <w:rsid w:val="004F4CC7"/>
    <w:rsid w:val="004F5A47"/>
    <w:rsid w:val="004F7B36"/>
    <w:rsid w:val="005020EF"/>
    <w:rsid w:val="00502D88"/>
    <w:rsid w:val="0050478F"/>
    <w:rsid w:val="0050584C"/>
    <w:rsid w:val="00505E12"/>
    <w:rsid w:val="00507C43"/>
    <w:rsid w:val="00516D35"/>
    <w:rsid w:val="00517CC9"/>
    <w:rsid w:val="005207B1"/>
    <w:rsid w:val="0052385A"/>
    <w:rsid w:val="00524511"/>
    <w:rsid w:val="0052645E"/>
    <w:rsid w:val="00526466"/>
    <w:rsid w:val="00526F33"/>
    <w:rsid w:val="005319E1"/>
    <w:rsid w:val="00531B9A"/>
    <w:rsid w:val="0053210E"/>
    <w:rsid w:val="00533C88"/>
    <w:rsid w:val="005371DA"/>
    <w:rsid w:val="00540764"/>
    <w:rsid w:val="00546CCB"/>
    <w:rsid w:val="005501C8"/>
    <w:rsid w:val="00555A46"/>
    <w:rsid w:val="00556D80"/>
    <w:rsid w:val="00562E2A"/>
    <w:rsid w:val="00564DB7"/>
    <w:rsid w:val="00565123"/>
    <w:rsid w:val="005651F1"/>
    <w:rsid w:val="0056612E"/>
    <w:rsid w:val="00570FCA"/>
    <w:rsid w:val="0057208D"/>
    <w:rsid w:val="00572C40"/>
    <w:rsid w:val="00573165"/>
    <w:rsid w:val="005766FA"/>
    <w:rsid w:val="00581139"/>
    <w:rsid w:val="00581BA6"/>
    <w:rsid w:val="00585248"/>
    <w:rsid w:val="005921C1"/>
    <w:rsid w:val="00593C1A"/>
    <w:rsid w:val="00596504"/>
    <w:rsid w:val="00596EC7"/>
    <w:rsid w:val="00597748"/>
    <w:rsid w:val="005A0AEC"/>
    <w:rsid w:val="005A232E"/>
    <w:rsid w:val="005A3337"/>
    <w:rsid w:val="005A5295"/>
    <w:rsid w:val="005A6D71"/>
    <w:rsid w:val="005A77EF"/>
    <w:rsid w:val="005B1C23"/>
    <w:rsid w:val="005B7FA3"/>
    <w:rsid w:val="005C260F"/>
    <w:rsid w:val="005C6F41"/>
    <w:rsid w:val="005C7FD1"/>
    <w:rsid w:val="005D74AC"/>
    <w:rsid w:val="005D7528"/>
    <w:rsid w:val="005E0E9A"/>
    <w:rsid w:val="005E1158"/>
    <w:rsid w:val="005E1592"/>
    <w:rsid w:val="005E33D8"/>
    <w:rsid w:val="005F067F"/>
    <w:rsid w:val="005F35AB"/>
    <w:rsid w:val="005F5301"/>
    <w:rsid w:val="005F5C18"/>
    <w:rsid w:val="005F73AD"/>
    <w:rsid w:val="006015E9"/>
    <w:rsid w:val="0060164E"/>
    <w:rsid w:val="00601F02"/>
    <w:rsid w:val="006069DF"/>
    <w:rsid w:val="0061096E"/>
    <w:rsid w:val="006114F1"/>
    <w:rsid w:val="0061171A"/>
    <w:rsid w:val="00613D17"/>
    <w:rsid w:val="00616034"/>
    <w:rsid w:val="00621C6B"/>
    <w:rsid w:val="00621EC6"/>
    <w:rsid w:val="006246D5"/>
    <w:rsid w:val="00625B04"/>
    <w:rsid w:val="0063336E"/>
    <w:rsid w:val="0064100B"/>
    <w:rsid w:val="0064295F"/>
    <w:rsid w:val="006437F2"/>
    <w:rsid w:val="00652F67"/>
    <w:rsid w:val="00654589"/>
    <w:rsid w:val="00654B1A"/>
    <w:rsid w:val="00655FAB"/>
    <w:rsid w:val="00657505"/>
    <w:rsid w:val="006608B5"/>
    <w:rsid w:val="00661E65"/>
    <w:rsid w:val="00664668"/>
    <w:rsid w:val="00664DB0"/>
    <w:rsid w:val="0066534E"/>
    <w:rsid w:val="00666885"/>
    <w:rsid w:val="00667082"/>
    <w:rsid w:val="0067430A"/>
    <w:rsid w:val="00676CB8"/>
    <w:rsid w:val="00680BF2"/>
    <w:rsid w:val="00684F4E"/>
    <w:rsid w:val="00686BE2"/>
    <w:rsid w:val="00691D43"/>
    <w:rsid w:val="00693116"/>
    <w:rsid w:val="006931DB"/>
    <w:rsid w:val="0069755F"/>
    <w:rsid w:val="006A0674"/>
    <w:rsid w:val="006A1CC9"/>
    <w:rsid w:val="006A1D1F"/>
    <w:rsid w:val="006A3197"/>
    <w:rsid w:val="006A6E11"/>
    <w:rsid w:val="006A7613"/>
    <w:rsid w:val="006B0F2A"/>
    <w:rsid w:val="006B313C"/>
    <w:rsid w:val="006B5957"/>
    <w:rsid w:val="006B6D72"/>
    <w:rsid w:val="006B6F7C"/>
    <w:rsid w:val="006B7025"/>
    <w:rsid w:val="006C35E1"/>
    <w:rsid w:val="006C6CA3"/>
    <w:rsid w:val="006D018D"/>
    <w:rsid w:val="006D080C"/>
    <w:rsid w:val="006D1F60"/>
    <w:rsid w:val="006D22E1"/>
    <w:rsid w:val="006D36F4"/>
    <w:rsid w:val="006D433B"/>
    <w:rsid w:val="006D7F7D"/>
    <w:rsid w:val="006E460D"/>
    <w:rsid w:val="006E4B0A"/>
    <w:rsid w:val="006F1487"/>
    <w:rsid w:val="006F62C8"/>
    <w:rsid w:val="006F796C"/>
    <w:rsid w:val="006F7D41"/>
    <w:rsid w:val="0070148C"/>
    <w:rsid w:val="00705033"/>
    <w:rsid w:val="007057FD"/>
    <w:rsid w:val="00706370"/>
    <w:rsid w:val="00713C62"/>
    <w:rsid w:val="00716590"/>
    <w:rsid w:val="007166D4"/>
    <w:rsid w:val="00716A20"/>
    <w:rsid w:val="007247AE"/>
    <w:rsid w:val="00725507"/>
    <w:rsid w:val="00730A3B"/>
    <w:rsid w:val="0073366A"/>
    <w:rsid w:val="00736634"/>
    <w:rsid w:val="0073747E"/>
    <w:rsid w:val="00741203"/>
    <w:rsid w:val="007444E5"/>
    <w:rsid w:val="0074572B"/>
    <w:rsid w:val="0075006F"/>
    <w:rsid w:val="00755DB1"/>
    <w:rsid w:val="00757AC7"/>
    <w:rsid w:val="00761CFE"/>
    <w:rsid w:val="007641A8"/>
    <w:rsid w:val="007642C0"/>
    <w:rsid w:val="00764459"/>
    <w:rsid w:val="00765B36"/>
    <w:rsid w:val="0076615D"/>
    <w:rsid w:val="007674E4"/>
    <w:rsid w:val="00776013"/>
    <w:rsid w:val="00792133"/>
    <w:rsid w:val="00792512"/>
    <w:rsid w:val="007959B6"/>
    <w:rsid w:val="007A294D"/>
    <w:rsid w:val="007A4E3C"/>
    <w:rsid w:val="007A7A1C"/>
    <w:rsid w:val="007B1CDF"/>
    <w:rsid w:val="007B1FF3"/>
    <w:rsid w:val="007B5146"/>
    <w:rsid w:val="007C01E1"/>
    <w:rsid w:val="007C2D74"/>
    <w:rsid w:val="007C5473"/>
    <w:rsid w:val="007D51AA"/>
    <w:rsid w:val="007D5DA2"/>
    <w:rsid w:val="007D75CE"/>
    <w:rsid w:val="007E25FD"/>
    <w:rsid w:val="007F0CE3"/>
    <w:rsid w:val="007F21A6"/>
    <w:rsid w:val="007F4AF6"/>
    <w:rsid w:val="00800CE3"/>
    <w:rsid w:val="008015F3"/>
    <w:rsid w:val="00801A71"/>
    <w:rsid w:val="00803A26"/>
    <w:rsid w:val="00805EFB"/>
    <w:rsid w:val="0080657A"/>
    <w:rsid w:val="00812E2B"/>
    <w:rsid w:val="008131D7"/>
    <w:rsid w:val="008252B4"/>
    <w:rsid w:val="00825422"/>
    <w:rsid w:val="00830967"/>
    <w:rsid w:val="008323B9"/>
    <w:rsid w:val="008353D3"/>
    <w:rsid w:val="0083583C"/>
    <w:rsid w:val="00836B09"/>
    <w:rsid w:val="00846E19"/>
    <w:rsid w:val="00851180"/>
    <w:rsid w:val="00853C0D"/>
    <w:rsid w:val="00854636"/>
    <w:rsid w:val="0085540A"/>
    <w:rsid w:val="00855F18"/>
    <w:rsid w:val="00857B31"/>
    <w:rsid w:val="00857E32"/>
    <w:rsid w:val="00860EB9"/>
    <w:rsid w:val="00866A0F"/>
    <w:rsid w:val="00870E45"/>
    <w:rsid w:val="008722BD"/>
    <w:rsid w:val="008747CB"/>
    <w:rsid w:val="00876C94"/>
    <w:rsid w:val="00876FDF"/>
    <w:rsid w:val="0087741A"/>
    <w:rsid w:val="00883768"/>
    <w:rsid w:val="008854D4"/>
    <w:rsid w:val="00887895"/>
    <w:rsid w:val="00890B92"/>
    <w:rsid w:val="00892902"/>
    <w:rsid w:val="00893D1E"/>
    <w:rsid w:val="00894B66"/>
    <w:rsid w:val="008B03CD"/>
    <w:rsid w:val="008B1F5C"/>
    <w:rsid w:val="008B4544"/>
    <w:rsid w:val="008B4C6C"/>
    <w:rsid w:val="008C03C4"/>
    <w:rsid w:val="008C1043"/>
    <w:rsid w:val="008C19A0"/>
    <w:rsid w:val="008C5298"/>
    <w:rsid w:val="008C7895"/>
    <w:rsid w:val="008D3B82"/>
    <w:rsid w:val="008D48EE"/>
    <w:rsid w:val="008E0CC3"/>
    <w:rsid w:val="008E2673"/>
    <w:rsid w:val="008E26B4"/>
    <w:rsid w:val="008E399E"/>
    <w:rsid w:val="008E62B8"/>
    <w:rsid w:val="008E6D02"/>
    <w:rsid w:val="008E702E"/>
    <w:rsid w:val="008E7D2F"/>
    <w:rsid w:val="008F2DBE"/>
    <w:rsid w:val="008F4B16"/>
    <w:rsid w:val="008F658E"/>
    <w:rsid w:val="00901DB2"/>
    <w:rsid w:val="00907EED"/>
    <w:rsid w:val="00910DB9"/>
    <w:rsid w:val="00914189"/>
    <w:rsid w:val="00915FEC"/>
    <w:rsid w:val="00922BE3"/>
    <w:rsid w:val="009257BE"/>
    <w:rsid w:val="00926464"/>
    <w:rsid w:val="00932D40"/>
    <w:rsid w:val="00933D59"/>
    <w:rsid w:val="00935E6A"/>
    <w:rsid w:val="0093623D"/>
    <w:rsid w:val="00942345"/>
    <w:rsid w:val="00947C41"/>
    <w:rsid w:val="0095159C"/>
    <w:rsid w:val="00952364"/>
    <w:rsid w:val="00953F8F"/>
    <w:rsid w:val="00960A74"/>
    <w:rsid w:val="0096309C"/>
    <w:rsid w:val="009661E5"/>
    <w:rsid w:val="009668A7"/>
    <w:rsid w:val="00972F13"/>
    <w:rsid w:val="009744F8"/>
    <w:rsid w:val="00975CE8"/>
    <w:rsid w:val="0097777B"/>
    <w:rsid w:val="009813A9"/>
    <w:rsid w:val="00981A94"/>
    <w:rsid w:val="00987E3B"/>
    <w:rsid w:val="009917AE"/>
    <w:rsid w:val="009933C4"/>
    <w:rsid w:val="0099452B"/>
    <w:rsid w:val="009976EC"/>
    <w:rsid w:val="009A1239"/>
    <w:rsid w:val="009A29CA"/>
    <w:rsid w:val="009A399B"/>
    <w:rsid w:val="009B3C90"/>
    <w:rsid w:val="009B50FB"/>
    <w:rsid w:val="009B628A"/>
    <w:rsid w:val="009C206E"/>
    <w:rsid w:val="009C486B"/>
    <w:rsid w:val="009C5F41"/>
    <w:rsid w:val="009D03D3"/>
    <w:rsid w:val="009D06E7"/>
    <w:rsid w:val="009D179F"/>
    <w:rsid w:val="009D2D89"/>
    <w:rsid w:val="009D3903"/>
    <w:rsid w:val="009D4458"/>
    <w:rsid w:val="009F44B5"/>
    <w:rsid w:val="009F5B33"/>
    <w:rsid w:val="009F615B"/>
    <w:rsid w:val="00A004E2"/>
    <w:rsid w:val="00A06B2F"/>
    <w:rsid w:val="00A11D6B"/>
    <w:rsid w:val="00A15080"/>
    <w:rsid w:val="00A166D6"/>
    <w:rsid w:val="00A167F0"/>
    <w:rsid w:val="00A2116B"/>
    <w:rsid w:val="00A2463E"/>
    <w:rsid w:val="00A25E65"/>
    <w:rsid w:val="00A26157"/>
    <w:rsid w:val="00A303B2"/>
    <w:rsid w:val="00A30FF3"/>
    <w:rsid w:val="00A34731"/>
    <w:rsid w:val="00A36CBD"/>
    <w:rsid w:val="00A424E6"/>
    <w:rsid w:val="00A430F8"/>
    <w:rsid w:val="00A4577B"/>
    <w:rsid w:val="00A540FB"/>
    <w:rsid w:val="00A575E8"/>
    <w:rsid w:val="00A57659"/>
    <w:rsid w:val="00A61B37"/>
    <w:rsid w:val="00A63C96"/>
    <w:rsid w:val="00A72656"/>
    <w:rsid w:val="00A7267B"/>
    <w:rsid w:val="00A76E8A"/>
    <w:rsid w:val="00A9032E"/>
    <w:rsid w:val="00A91290"/>
    <w:rsid w:val="00A9229C"/>
    <w:rsid w:val="00A95D32"/>
    <w:rsid w:val="00A97231"/>
    <w:rsid w:val="00AA1FA7"/>
    <w:rsid w:val="00AB1F8D"/>
    <w:rsid w:val="00AB39C0"/>
    <w:rsid w:val="00AB768E"/>
    <w:rsid w:val="00AC2F04"/>
    <w:rsid w:val="00AC340B"/>
    <w:rsid w:val="00AC6FF6"/>
    <w:rsid w:val="00AC7AF0"/>
    <w:rsid w:val="00AD1B74"/>
    <w:rsid w:val="00AD200D"/>
    <w:rsid w:val="00AE2159"/>
    <w:rsid w:val="00AE3B0F"/>
    <w:rsid w:val="00AE71B2"/>
    <w:rsid w:val="00AF035B"/>
    <w:rsid w:val="00AF0796"/>
    <w:rsid w:val="00AF27FF"/>
    <w:rsid w:val="00AF2B0E"/>
    <w:rsid w:val="00AF3F14"/>
    <w:rsid w:val="00AF413F"/>
    <w:rsid w:val="00AF47D4"/>
    <w:rsid w:val="00B02FE9"/>
    <w:rsid w:val="00B11AA6"/>
    <w:rsid w:val="00B12147"/>
    <w:rsid w:val="00B1309A"/>
    <w:rsid w:val="00B17450"/>
    <w:rsid w:val="00B17DEC"/>
    <w:rsid w:val="00B20CC2"/>
    <w:rsid w:val="00B2134D"/>
    <w:rsid w:val="00B2548F"/>
    <w:rsid w:val="00B254F3"/>
    <w:rsid w:val="00B255AF"/>
    <w:rsid w:val="00B25750"/>
    <w:rsid w:val="00B26C47"/>
    <w:rsid w:val="00B27C4D"/>
    <w:rsid w:val="00B3095A"/>
    <w:rsid w:val="00B332BA"/>
    <w:rsid w:val="00B34B26"/>
    <w:rsid w:val="00B4152D"/>
    <w:rsid w:val="00B4465F"/>
    <w:rsid w:val="00B447C1"/>
    <w:rsid w:val="00B44F9B"/>
    <w:rsid w:val="00B46845"/>
    <w:rsid w:val="00B5134A"/>
    <w:rsid w:val="00B54AD1"/>
    <w:rsid w:val="00B578EF"/>
    <w:rsid w:val="00B607C1"/>
    <w:rsid w:val="00B63D3E"/>
    <w:rsid w:val="00B64FE6"/>
    <w:rsid w:val="00B662CE"/>
    <w:rsid w:val="00B70E47"/>
    <w:rsid w:val="00B71384"/>
    <w:rsid w:val="00B723C0"/>
    <w:rsid w:val="00B729AD"/>
    <w:rsid w:val="00B73151"/>
    <w:rsid w:val="00B73B11"/>
    <w:rsid w:val="00B7648A"/>
    <w:rsid w:val="00B801CE"/>
    <w:rsid w:val="00B8206D"/>
    <w:rsid w:val="00B86D2A"/>
    <w:rsid w:val="00B87004"/>
    <w:rsid w:val="00B8756E"/>
    <w:rsid w:val="00B90A82"/>
    <w:rsid w:val="00B943FC"/>
    <w:rsid w:val="00B94C88"/>
    <w:rsid w:val="00B955DF"/>
    <w:rsid w:val="00BA2FE3"/>
    <w:rsid w:val="00BA2FEA"/>
    <w:rsid w:val="00BA7226"/>
    <w:rsid w:val="00BB3A2C"/>
    <w:rsid w:val="00BB44F1"/>
    <w:rsid w:val="00BB553E"/>
    <w:rsid w:val="00BB7D58"/>
    <w:rsid w:val="00BC365F"/>
    <w:rsid w:val="00BC51AF"/>
    <w:rsid w:val="00BC64B1"/>
    <w:rsid w:val="00BC73E1"/>
    <w:rsid w:val="00BD16C3"/>
    <w:rsid w:val="00BD39BB"/>
    <w:rsid w:val="00BD587C"/>
    <w:rsid w:val="00BD7645"/>
    <w:rsid w:val="00BD7A31"/>
    <w:rsid w:val="00BE0F45"/>
    <w:rsid w:val="00BE1711"/>
    <w:rsid w:val="00BE3E4C"/>
    <w:rsid w:val="00BE5339"/>
    <w:rsid w:val="00BF0B9E"/>
    <w:rsid w:val="00BF7CB2"/>
    <w:rsid w:val="00C0029B"/>
    <w:rsid w:val="00C00E61"/>
    <w:rsid w:val="00C03948"/>
    <w:rsid w:val="00C13459"/>
    <w:rsid w:val="00C24E81"/>
    <w:rsid w:val="00C32679"/>
    <w:rsid w:val="00C33A5C"/>
    <w:rsid w:val="00C341A3"/>
    <w:rsid w:val="00C36D7F"/>
    <w:rsid w:val="00C454C2"/>
    <w:rsid w:val="00C507B3"/>
    <w:rsid w:val="00C5128D"/>
    <w:rsid w:val="00C538FE"/>
    <w:rsid w:val="00C53908"/>
    <w:rsid w:val="00C53E5E"/>
    <w:rsid w:val="00C55919"/>
    <w:rsid w:val="00C56322"/>
    <w:rsid w:val="00C60587"/>
    <w:rsid w:val="00C63427"/>
    <w:rsid w:val="00C671B0"/>
    <w:rsid w:val="00C74626"/>
    <w:rsid w:val="00C74D5C"/>
    <w:rsid w:val="00C75718"/>
    <w:rsid w:val="00C8078A"/>
    <w:rsid w:val="00C81537"/>
    <w:rsid w:val="00C82205"/>
    <w:rsid w:val="00C82A5D"/>
    <w:rsid w:val="00C839C4"/>
    <w:rsid w:val="00C90E7D"/>
    <w:rsid w:val="00C9220C"/>
    <w:rsid w:val="00C92B1E"/>
    <w:rsid w:val="00C93E1D"/>
    <w:rsid w:val="00C94684"/>
    <w:rsid w:val="00C974AB"/>
    <w:rsid w:val="00CA2EEB"/>
    <w:rsid w:val="00CA380A"/>
    <w:rsid w:val="00CA5FE2"/>
    <w:rsid w:val="00CB05BA"/>
    <w:rsid w:val="00CB3CE1"/>
    <w:rsid w:val="00CB678E"/>
    <w:rsid w:val="00CC04E9"/>
    <w:rsid w:val="00CC5BD7"/>
    <w:rsid w:val="00CC63A8"/>
    <w:rsid w:val="00CC642D"/>
    <w:rsid w:val="00CC6593"/>
    <w:rsid w:val="00CD2B23"/>
    <w:rsid w:val="00CD2B47"/>
    <w:rsid w:val="00CD33C0"/>
    <w:rsid w:val="00CD37CC"/>
    <w:rsid w:val="00CD486D"/>
    <w:rsid w:val="00CD67EC"/>
    <w:rsid w:val="00CE1AC9"/>
    <w:rsid w:val="00CE2939"/>
    <w:rsid w:val="00CE6FAB"/>
    <w:rsid w:val="00CF0177"/>
    <w:rsid w:val="00CF1387"/>
    <w:rsid w:val="00CF17B7"/>
    <w:rsid w:val="00CF1851"/>
    <w:rsid w:val="00CF40FA"/>
    <w:rsid w:val="00CF5009"/>
    <w:rsid w:val="00CF62DC"/>
    <w:rsid w:val="00D02188"/>
    <w:rsid w:val="00D170F7"/>
    <w:rsid w:val="00D176DE"/>
    <w:rsid w:val="00D1779B"/>
    <w:rsid w:val="00D22456"/>
    <w:rsid w:val="00D252A3"/>
    <w:rsid w:val="00D25C81"/>
    <w:rsid w:val="00D27A31"/>
    <w:rsid w:val="00D3050E"/>
    <w:rsid w:val="00D30CF8"/>
    <w:rsid w:val="00D30E76"/>
    <w:rsid w:val="00D30F1B"/>
    <w:rsid w:val="00D30F34"/>
    <w:rsid w:val="00D326B9"/>
    <w:rsid w:val="00D331D4"/>
    <w:rsid w:val="00D35FD6"/>
    <w:rsid w:val="00D371CD"/>
    <w:rsid w:val="00D37701"/>
    <w:rsid w:val="00D40C1A"/>
    <w:rsid w:val="00D41BE9"/>
    <w:rsid w:val="00D42055"/>
    <w:rsid w:val="00D46948"/>
    <w:rsid w:val="00D504B1"/>
    <w:rsid w:val="00D521BE"/>
    <w:rsid w:val="00D52ECF"/>
    <w:rsid w:val="00D5464A"/>
    <w:rsid w:val="00D55FF1"/>
    <w:rsid w:val="00D57BF8"/>
    <w:rsid w:val="00D62546"/>
    <w:rsid w:val="00D63A2E"/>
    <w:rsid w:val="00D65BD5"/>
    <w:rsid w:val="00D70DED"/>
    <w:rsid w:val="00D71669"/>
    <w:rsid w:val="00D82BBD"/>
    <w:rsid w:val="00D82BFF"/>
    <w:rsid w:val="00D85735"/>
    <w:rsid w:val="00D85A73"/>
    <w:rsid w:val="00D90A14"/>
    <w:rsid w:val="00D9110E"/>
    <w:rsid w:val="00D96EE1"/>
    <w:rsid w:val="00DA1980"/>
    <w:rsid w:val="00DA57CB"/>
    <w:rsid w:val="00DB5A00"/>
    <w:rsid w:val="00DB750B"/>
    <w:rsid w:val="00DC565E"/>
    <w:rsid w:val="00DC56D4"/>
    <w:rsid w:val="00DD4D10"/>
    <w:rsid w:val="00DE1E67"/>
    <w:rsid w:val="00DE2285"/>
    <w:rsid w:val="00DE272F"/>
    <w:rsid w:val="00DE5AF9"/>
    <w:rsid w:val="00DF0B33"/>
    <w:rsid w:val="00DF72EA"/>
    <w:rsid w:val="00E00971"/>
    <w:rsid w:val="00E0126E"/>
    <w:rsid w:val="00E01551"/>
    <w:rsid w:val="00E0197F"/>
    <w:rsid w:val="00E05ABB"/>
    <w:rsid w:val="00E06613"/>
    <w:rsid w:val="00E12091"/>
    <w:rsid w:val="00E1286B"/>
    <w:rsid w:val="00E13140"/>
    <w:rsid w:val="00E134A6"/>
    <w:rsid w:val="00E143C1"/>
    <w:rsid w:val="00E15912"/>
    <w:rsid w:val="00E24CA7"/>
    <w:rsid w:val="00E24E0E"/>
    <w:rsid w:val="00E26270"/>
    <w:rsid w:val="00E26A02"/>
    <w:rsid w:val="00E324E0"/>
    <w:rsid w:val="00E33E65"/>
    <w:rsid w:val="00E34021"/>
    <w:rsid w:val="00E347C6"/>
    <w:rsid w:val="00E36656"/>
    <w:rsid w:val="00E36B81"/>
    <w:rsid w:val="00E43606"/>
    <w:rsid w:val="00E4513C"/>
    <w:rsid w:val="00E5085A"/>
    <w:rsid w:val="00E50F6C"/>
    <w:rsid w:val="00E52611"/>
    <w:rsid w:val="00E52A5B"/>
    <w:rsid w:val="00E53A40"/>
    <w:rsid w:val="00E53FD9"/>
    <w:rsid w:val="00E601A3"/>
    <w:rsid w:val="00E64119"/>
    <w:rsid w:val="00E6759F"/>
    <w:rsid w:val="00E7189D"/>
    <w:rsid w:val="00E71CE4"/>
    <w:rsid w:val="00E746B5"/>
    <w:rsid w:val="00E74BBB"/>
    <w:rsid w:val="00E778EB"/>
    <w:rsid w:val="00E87FDC"/>
    <w:rsid w:val="00E905F7"/>
    <w:rsid w:val="00E91231"/>
    <w:rsid w:val="00E93EC2"/>
    <w:rsid w:val="00E9550E"/>
    <w:rsid w:val="00E96F4C"/>
    <w:rsid w:val="00EB046E"/>
    <w:rsid w:val="00EB149F"/>
    <w:rsid w:val="00EB2EFC"/>
    <w:rsid w:val="00EB38A3"/>
    <w:rsid w:val="00EB41AC"/>
    <w:rsid w:val="00EB6115"/>
    <w:rsid w:val="00EB64E5"/>
    <w:rsid w:val="00EB7C88"/>
    <w:rsid w:val="00EC2B50"/>
    <w:rsid w:val="00EC337B"/>
    <w:rsid w:val="00EC3788"/>
    <w:rsid w:val="00EC45A0"/>
    <w:rsid w:val="00EC47AE"/>
    <w:rsid w:val="00EC608F"/>
    <w:rsid w:val="00ED229A"/>
    <w:rsid w:val="00ED309C"/>
    <w:rsid w:val="00ED47D0"/>
    <w:rsid w:val="00ED4B9E"/>
    <w:rsid w:val="00ED4BD6"/>
    <w:rsid w:val="00EE067F"/>
    <w:rsid w:val="00EE1C62"/>
    <w:rsid w:val="00EE3BF2"/>
    <w:rsid w:val="00EE5069"/>
    <w:rsid w:val="00EF109E"/>
    <w:rsid w:val="00EF151B"/>
    <w:rsid w:val="00EF3054"/>
    <w:rsid w:val="00EF4FF3"/>
    <w:rsid w:val="00EF650C"/>
    <w:rsid w:val="00EF74ED"/>
    <w:rsid w:val="00F00ACE"/>
    <w:rsid w:val="00F01427"/>
    <w:rsid w:val="00F06116"/>
    <w:rsid w:val="00F06218"/>
    <w:rsid w:val="00F06CD9"/>
    <w:rsid w:val="00F0774A"/>
    <w:rsid w:val="00F10972"/>
    <w:rsid w:val="00F161EC"/>
    <w:rsid w:val="00F20AC1"/>
    <w:rsid w:val="00F212A5"/>
    <w:rsid w:val="00F21E4B"/>
    <w:rsid w:val="00F30532"/>
    <w:rsid w:val="00F31D46"/>
    <w:rsid w:val="00F33AD5"/>
    <w:rsid w:val="00F33E62"/>
    <w:rsid w:val="00F36A77"/>
    <w:rsid w:val="00F411E8"/>
    <w:rsid w:val="00F42AF9"/>
    <w:rsid w:val="00F432E9"/>
    <w:rsid w:val="00F45810"/>
    <w:rsid w:val="00F46B93"/>
    <w:rsid w:val="00F46BDE"/>
    <w:rsid w:val="00F50922"/>
    <w:rsid w:val="00F52AED"/>
    <w:rsid w:val="00F60AC0"/>
    <w:rsid w:val="00F62E51"/>
    <w:rsid w:val="00F630D3"/>
    <w:rsid w:val="00F72BC8"/>
    <w:rsid w:val="00F73084"/>
    <w:rsid w:val="00F770B2"/>
    <w:rsid w:val="00F806AC"/>
    <w:rsid w:val="00F855FC"/>
    <w:rsid w:val="00F85C55"/>
    <w:rsid w:val="00F9139E"/>
    <w:rsid w:val="00F94410"/>
    <w:rsid w:val="00F94430"/>
    <w:rsid w:val="00FA4804"/>
    <w:rsid w:val="00FA4F48"/>
    <w:rsid w:val="00FB1BC4"/>
    <w:rsid w:val="00FB27E7"/>
    <w:rsid w:val="00FB76A7"/>
    <w:rsid w:val="00FC407F"/>
    <w:rsid w:val="00FC4859"/>
    <w:rsid w:val="00FC57A0"/>
    <w:rsid w:val="00FC6C37"/>
    <w:rsid w:val="00FD07C6"/>
    <w:rsid w:val="00FD411C"/>
    <w:rsid w:val="00FD6CF0"/>
    <w:rsid w:val="00FE0DD4"/>
    <w:rsid w:val="00FE2DFE"/>
    <w:rsid w:val="00FE510E"/>
    <w:rsid w:val="00FF0C16"/>
    <w:rsid w:val="00FF789D"/>
    <w:rsid w:val="00FF78DD"/>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AA9FD"/>
  <w14:defaultImageDpi w14:val="32767"/>
  <w15:chartTrackingRefBased/>
  <w15:docId w15:val="{75C7FC37-A32B-48EC-B24D-590C82C30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34D"/>
    <w:rPr>
      <w:rFonts w:eastAsiaTheme="majorEastAsia" w:cstheme="majorBidi"/>
      <w:color w:val="272727" w:themeColor="text1" w:themeTint="D8"/>
    </w:rPr>
  </w:style>
  <w:style w:type="paragraph" w:styleId="Title">
    <w:name w:val="Title"/>
    <w:basedOn w:val="Normal"/>
    <w:next w:val="Normal"/>
    <w:link w:val="TitleChar"/>
    <w:uiPriority w:val="10"/>
    <w:qFormat/>
    <w:rsid w:val="00B21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34D"/>
    <w:pPr>
      <w:spacing w:before="160"/>
      <w:jc w:val="center"/>
    </w:pPr>
    <w:rPr>
      <w:i/>
      <w:iCs/>
      <w:color w:val="404040" w:themeColor="text1" w:themeTint="BF"/>
    </w:rPr>
  </w:style>
  <w:style w:type="character" w:customStyle="1" w:styleId="QuoteChar">
    <w:name w:val="Quote Char"/>
    <w:basedOn w:val="DefaultParagraphFont"/>
    <w:link w:val="Quote"/>
    <w:uiPriority w:val="29"/>
    <w:rsid w:val="00B2134D"/>
    <w:rPr>
      <w:i/>
      <w:iCs/>
      <w:color w:val="404040" w:themeColor="text1" w:themeTint="BF"/>
    </w:rPr>
  </w:style>
  <w:style w:type="paragraph" w:styleId="ListParagraph">
    <w:name w:val="List Paragraph"/>
    <w:basedOn w:val="Normal"/>
    <w:uiPriority w:val="34"/>
    <w:qFormat/>
    <w:rsid w:val="00B2134D"/>
    <w:pPr>
      <w:ind w:left="720"/>
      <w:contextualSpacing/>
    </w:pPr>
  </w:style>
  <w:style w:type="character" w:styleId="IntenseEmphasis">
    <w:name w:val="Intense Emphasis"/>
    <w:basedOn w:val="DefaultParagraphFont"/>
    <w:uiPriority w:val="21"/>
    <w:qFormat/>
    <w:rsid w:val="00B2134D"/>
    <w:rPr>
      <w:i/>
      <w:iCs/>
      <w:color w:val="0F4761" w:themeColor="accent1" w:themeShade="BF"/>
    </w:rPr>
  </w:style>
  <w:style w:type="paragraph" w:styleId="IntenseQuote">
    <w:name w:val="Intense Quote"/>
    <w:basedOn w:val="Normal"/>
    <w:next w:val="Normal"/>
    <w:link w:val="IntenseQuoteChar"/>
    <w:uiPriority w:val="30"/>
    <w:qFormat/>
    <w:rsid w:val="00B21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34D"/>
    <w:rPr>
      <w:i/>
      <w:iCs/>
      <w:color w:val="0F4761" w:themeColor="accent1" w:themeShade="BF"/>
    </w:rPr>
  </w:style>
  <w:style w:type="character" w:styleId="IntenseReference">
    <w:name w:val="Intense Reference"/>
    <w:basedOn w:val="DefaultParagraphFont"/>
    <w:uiPriority w:val="32"/>
    <w:qFormat/>
    <w:rsid w:val="00B2134D"/>
    <w:rPr>
      <w:b/>
      <w:bCs/>
      <w:smallCaps/>
      <w:color w:val="0F4761" w:themeColor="accent1" w:themeShade="BF"/>
      <w:spacing w:val="5"/>
    </w:rPr>
  </w:style>
  <w:style w:type="character" w:styleId="PlaceholderText">
    <w:name w:val="Placeholder Text"/>
    <w:basedOn w:val="DefaultParagraphFont"/>
    <w:uiPriority w:val="99"/>
    <w:semiHidden/>
    <w:rsid w:val="00DB750B"/>
    <w:rPr>
      <w:color w:val="666666"/>
    </w:rPr>
  </w:style>
  <w:style w:type="table" w:styleId="TableGrid">
    <w:name w:val="Table Grid"/>
    <w:basedOn w:val="TableNormal"/>
    <w:uiPriority w:val="39"/>
    <w:rsid w:val="00BD3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D7A31"/>
    <w:rPr>
      <w:sz w:val="16"/>
      <w:szCs w:val="16"/>
    </w:rPr>
  </w:style>
  <w:style w:type="paragraph" w:styleId="CommentText">
    <w:name w:val="annotation text"/>
    <w:basedOn w:val="Normal"/>
    <w:link w:val="CommentTextChar"/>
    <w:uiPriority w:val="99"/>
    <w:unhideWhenUsed/>
    <w:rsid w:val="00BD7A31"/>
    <w:pPr>
      <w:spacing w:line="240" w:lineRule="auto"/>
    </w:pPr>
    <w:rPr>
      <w:sz w:val="20"/>
      <w:szCs w:val="20"/>
    </w:rPr>
  </w:style>
  <w:style w:type="character" w:customStyle="1" w:styleId="CommentTextChar">
    <w:name w:val="Comment Text Char"/>
    <w:basedOn w:val="DefaultParagraphFont"/>
    <w:link w:val="CommentText"/>
    <w:uiPriority w:val="99"/>
    <w:rsid w:val="00BD7A31"/>
    <w:rPr>
      <w:sz w:val="20"/>
      <w:szCs w:val="20"/>
    </w:rPr>
  </w:style>
  <w:style w:type="paragraph" w:styleId="CommentSubject">
    <w:name w:val="annotation subject"/>
    <w:basedOn w:val="CommentText"/>
    <w:next w:val="CommentText"/>
    <w:link w:val="CommentSubjectChar"/>
    <w:uiPriority w:val="99"/>
    <w:semiHidden/>
    <w:unhideWhenUsed/>
    <w:rsid w:val="00BD7A31"/>
    <w:rPr>
      <w:b/>
      <w:bCs/>
    </w:rPr>
  </w:style>
  <w:style w:type="character" w:customStyle="1" w:styleId="CommentSubjectChar">
    <w:name w:val="Comment Subject Char"/>
    <w:basedOn w:val="CommentTextChar"/>
    <w:link w:val="CommentSubject"/>
    <w:uiPriority w:val="99"/>
    <w:semiHidden/>
    <w:rsid w:val="00BD7A31"/>
    <w:rPr>
      <w:b/>
      <w:bCs/>
      <w:sz w:val="20"/>
      <w:szCs w:val="20"/>
    </w:rPr>
  </w:style>
  <w:style w:type="character" w:styleId="HTMLCode">
    <w:name w:val="HTML Code"/>
    <w:basedOn w:val="DefaultParagraphFont"/>
    <w:uiPriority w:val="99"/>
    <w:semiHidden/>
    <w:unhideWhenUsed/>
    <w:rsid w:val="00441769"/>
    <w:rPr>
      <w:rFonts w:ascii="Courier New" w:eastAsia="Times New Roman" w:hAnsi="Courier New" w:cs="Courier New"/>
      <w:sz w:val="20"/>
      <w:szCs w:val="20"/>
    </w:rPr>
  </w:style>
  <w:style w:type="paragraph" w:styleId="NormalWeb">
    <w:name w:val="Normal (Web)"/>
    <w:basedOn w:val="Normal"/>
    <w:uiPriority w:val="99"/>
    <w:semiHidden/>
    <w:unhideWhenUsed/>
    <w:rsid w:val="00342AD7"/>
    <w:rPr>
      <w:rFonts w:ascii="Times New Roman" w:hAnsi="Times New Roman" w:cs="Times New Roman"/>
    </w:rPr>
  </w:style>
  <w:style w:type="paragraph" w:styleId="Revision">
    <w:name w:val="Revision"/>
    <w:hidden/>
    <w:uiPriority w:val="99"/>
    <w:semiHidden/>
    <w:rsid w:val="00F46B93"/>
    <w:pPr>
      <w:spacing w:after="0" w:line="240" w:lineRule="auto"/>
    </w:pPr>
  </w:style>
  <w:style w:type="character" w:styleId="Hyperlink">
    <w:name w:val="Hyperlink"/>
    <w:basedOn w:val="DefaultParagraphFont"/>
    <w:uiPriority w:val="99"/>
    <w:unhideWhenUsed/>
    <w:rsid w:val="00CC642D"/>
    <w:rPr>
      <w:color w:val="467886" w:themeColor="hyperlink"/>
      <w:u w:val="single"/>
    </w:rPr>
  </w:style>
  <w:style w:type="paragraph" w:styleId="Header">
    <w:name w:val="header"/>
    <w:basedOn w:val="Normal"/>
    <w:link w:val="HeaderChar"/>
    <w:uiPriority w:val="99"/>
    <w:unhideWhenUsed/>
    <w:rsid w:val="00E134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4A6"/>
  </w:style>
  <w:style w:type="paragraph" w:styleId="Footer">
    <w:name w:val="footer"/>
    <w:basedOn w:val="Normal"/>
    <w:link w:val="FooterChar"/>
    <w:uiPriority w:val="99"/>
    <w:unhideWhenUsed/>
    <w:rsid w:val="00E13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4A6"/>
  </w:style>
  <w:style w:type="character" w:styleId="PageNumber">
    <w:name w:val="page number"/>
    <w:basedOn w:val="DefaultParagraphFont"/>
    <w:uiPriority w:val="99"/>
    <w:semiHidden/>
    <w:unhideWhenUsed/>
    <w:rsid w:val="0022403E"/>
  </w:style>
  <w:style w:type="paragraph" w:styleId="FootnoteText">
    <w:name w:val="footnote text"/>
    <w:basedOn w:val="Normal"/>
    <w:link w:val="FootnoteTextChar"/>
    <w:uiPriority w:val="99"/>
    <w:semiHidden/>
    <w:unhideWhenUsed/>
    <w:rsid w:val="004231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3133"/>
    <w:rPr>
      <w:sz w:val="20"/>
      <w:szCs w:val="20"/>
    </w:rPr>
  </w:style>
  <w:style w:type="character" w:styleId="FootnoteReference">
    <w:name w:val="footnote reference"/>
    <w:basedOn w:val="DefaultParagraphFont"/>
    <w:uiPriority w:val="99"/>
    <w:semiHidden/>
    <w:unhideWhenUsed/>
    <w:rsid w:val="00423133"/>
    <w:rPr>
      <w:vertAlign w:val="superscript"/>
    </w:rPr>
  </w:style>
  <w:style w:type="paragraph" w:styleId="Bibliography">
    <w:name w:val="Bibliography"/>
    <w:basedOn w:val="Normal"/>
    <w:next w:val="Normal"/>
    <w:uiPriority w:val="37"/>
    <w:unhideWhenUsed/>
    <w:rsid w:val="00316AC8"/>
    <w:pPr>
      <w:tabs>
        <w:tab w:val="left" w:pos="380"/>
      </w:tabs>
      <w:spacing w:after="0" w:line="240" w:lineRule="auto"/>
      <w:ind w:left="384" w:hanging="384"/>
    </w:pPr>
  </w:style>
  <w:style w:type="character" w:styleId="UnresolvedMention">
    <w:name w:val="Unresolved Mention"/>
    <w:basedOn w:val="DefaultParagraphFont"/>
    <w:uiPriority w:val="99"/>
    <w:semiHidden/>
    <w:unhideWhenUsed/>
    <w:rsid w:val="00D25C81"/>
    <w:rPr>
      <w:color w:val="605E5C"/>
      <w:shd w:val="clear" w:color="auto" w:fill="E1DFDD"/>
    </w:rPr>
  </w:style>
  <w:style w:type="character" w:styleId="FollowedHyperlink">
    <w:name w:val="FollowedHyperlink"/>
    <w:basedOn w:val="DefaultParagraphFont"/>
    <w:uiPriority w:val="99"/>
    <w:semiHidden/>
    <w:unhideWhenUsed/>
    <w:rsid w:val="00296A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044">
      <w:marLeft w:val="640"/>
      <w:marRight w:val="0"/>
      <w:marTop w:val="0"/>
      <w:marBottom w:val="0"/>
      <w:divBdr>
        <w:top w:val="none" w:sz="0" w:space="0" w:color="auto"/>
        <w:left w:val="none" w:sz="0" w:space="0" w:color="auto"/>
        <w:bottom w:val="none" w:sz="0" w:space="0" w:color="auto"/>
        <w:right w:val="none" w:sz="0" w:space="0" w:color="auto"/>
      </w:divBdr>
    </w:div>
    <w:div w:id="62529234">
      <w:marLeft w:val="640"/>
      <w:marRight w:val="0"/>
      <w:marTop w:val="0"/>
      <w:marBottom w:val="0"/>
      <w:divBdr>
        <w:top w:val="none" w:sz="0" w:space="0" w:color="auto"/>
        <w:left w:val="none" w:sz="0" w:space="0" w:color="auto"/>
        <w:bottom w:val="none" w:sz="0" w:space="0" w:color="auto"/>
        <w:right w:val="none" w:sz="0" w:space="0" w:color="auto"/>
      </w:divBdr>
    </w:div>
    <w:div w:id="163712960">
      <w:marLeft w:val="640"/>
      <w:marRight w:val="0"/>
      <w:marTop w:val="0"/>
      <w:marBottom w:val="0"/>
      <w:divBdr>
        <w:top w:val="none" w:sz="0" w:space="0" w:color="auto"/>
        <w:left w:val="none" w:sz="0" w:space="0" w:color="auto"/>
        <w:bottom w:val="none" w:sz="0" w:space="0" w:color="auto"/>
        <w:right w:val="none" w:sz="0" w:space="0" w:color="auto"/>
      </w:divBdr>
    </w:div>
    <w:div w:id="508329983">
      <w:marLeft w:val="640"/>
      <w:marRight w:val="0"/>
      <w:marTop w:val="0"/>
      <w:marBottom w:val="0"/>
      <w:divBdr>
        <w:top w:val="none" w:sz="0" w:space="0" w:color="auto"/>
        <w:left w:val="none" w:sz="0" w:space="0" w:color="auto"/>
        <w:bottom w:val="none" w:sz="0" w:space="0" w:color="auto"/>
        <w:right w:val="none" w:sz="0" w:space="0" w:color="auto"/>
      </w:divBdr>
    </w:div>
    <w:div w:id="529339767">
      <w:marLeft w:val="640"/>
      <w:marRight w:val="0"/>
      <w:marTop w:val="0"/>
      <w:marBottom w:val="0"/>
      <w:divBdr>
        <w:top w:val="none" w:sz="0" w:space="0" w:color="auto"/>
        <w:left w:val="none" w:sz="0" w:space="0" w:color="auto"/>
        <w:bottom w:val="none" w:sz="0" w:space="0" w:color="auto"/>
        <w:right w:val="none" w:sz="0" w:space="0" w:color="auto"/>
      </w:divBdr>
    </w:div>
    <w:div w:id="561410428">
      <w:marLeft w:val="640"/>
      <w:marRight w:val="0"/>
      <w:marTop w:val="0"/>
      <w:marBottom w:val="0"/>
      <w:divBdr>
        <w:top w:val="none" w:sz="0" w:space="0" w:color="auto"/>
        <w:left w:val="none" w:sz="0" w:space="0" w:color="auto"/>
        <w:bottom w:val="none" w:sz="0" w:space="0" w:color="auto"/>
        <w:right w:val="none" w:sz="0" w:space="0" w:color="auto"/>
      </w:divBdr>
    </w:div>
    <w:div w:id="605619948">
      <w:marLeft w:val="640"/>
      <w:marRight w:val="0"/>
      <w:marTop w:val="0"/>
      <w:marBottom w:val="0"/>
      <w:divBdr>
        <w:top w:val="none" w:sz="0" w:space="0" w:color="auto"/>
        <w:left w:val="none" w:sz="0" w:space="0" w:color="auto"/>
        <w:bottom w:val="none" w:sz="0" w:space="0" w:color="auto"/>
        <w:right w:val="none" w:sz="0" w:space="0" w:color="auto"/>
      </w:divBdr>
    </w:div>
    <w:div w:id="657998722">
      <w:marLeft w:val="640"/>
      <w:marRight w:val="0"/>
      <w:marTop w:val="0"/>
      <w:marBottom w:val="0"/>
      <w:divBdr>
        <w:top w:val="none" w:sz="0" w:space="0" w:color="auto"/>
        <w:left w:val="none" w:sz="0" w:space="0" w:color="auto"/>
        <w:bottom w:val="none" w:sz="0" w:space="0" w:color="auto"/>
        <w:right w:val="none" w:sz="0" w:space="0" w:color="auto"/>
      </w:divBdr>
    </w:div>
    <w:div w:id="820541653">
      <w:marLeft w:val="640"/>
      <w:marRight w:val="0"/>
      <w:marTop w:val="0"/>
      <w:marBottom w:val="0"/>
      <w:divBdr>
        <w:top w:val="none" w:sz="0" w:space="0" w:color="auto"/>
        <w:left w:val="none" w:sz="0" w:space="0" w:color="auto"/>
        <w:bottom w:val="none" w:sz="0" w:space="0" w:color="auto"/>
        <w:right w:val="none" w:sz="0" w:space="0" w:color="auto"/>
      </w:divBdr>
    </w:div>
    <w:div w:id="884177756">
      <w:marLeft w:val="640"/>
      <w:marRight w:val="0"/>
      <w:marTop w:val="0"/>
      <w:marBottom w:val="0"/>
      <w:divBdr>
        <w:top w:val="none" w:sz="0" w:space="0" w:color="auto"/>
        <w:left w:val="none" w:sz="0" w:space="0" w:color="auto"/>
        <w:bottom w:val="none" w:sz="0" w:space="0" w:color="auto"/>
        <w:right w:val="none" w:sz="0" w:space="0" w:color="auto"/>
      </w:divBdr>
    </w:div>
    <w:div w:id="931551273">
      <w:marLeft w:val="640"/>
      <w:marRight w:val="0"/>
      <w:marTop w:val="0"/>
      <w:marBottom w:val="0"/>
      <w:divBdr>
        <w:top w:val="none" w:sz="0" w:space="0" w:color="auto"/>
        <w:left w:val="none" w:sz="0" w:space="0" w:color="auto"/>
        <w:bottom w:val="none" w:sz="0" w:space="0" w:color="auto"/>
        <w:right w:val="none" w:sz="0" w:space="0" w:color="auto"/>
      </w:divBdr>
    </w:div>
    <w:div w:id="950353911">
      <w:marLeft w:val="640"/>
      <w:marRight w:val="0"/>
      <w:marTop w:val="0"/>
      <w:marBottom w:val="0"/>
      <w:divBdr>
        <w:top w:val="none" w:sz="0" w:space="0" w:color="auto"/>
        <w:left w:val="none" w:sz="0" w:space="0" w:color="auto"/>
        <w:bottom w:val="none" w:sz="0" w:space="0" w:color="auto"/>
        <w:right w:val="none" w:sz="0" w:space="0" w:color="auto"/>
      </w:divBdr>
    </w:div>
    <w:div w:id="1071779534">
      <w:marLeft w:val="640"/>
      <w:marRight w:val="0"/>
      <w:marTop w:val="0"/>
      <w:marBottom w:val="0"/>
      <w:divBdr>
        <w:top w:val="none" w:sz="0" w:space="0" w:color="auto"/>
        <w:left w:val="none" w:sz="0" w:space="0" w:color="auto"/>
        <w:bottom w:val="none" w:sz="0" w:space="0" w:color="auto"/>
        <w:right w:val="none" w:sz="0" w:space="0" w:color="auto"/>
      </w:divBdr>
    </w:div>
    <w:div w:id="1094088647">
      <w:marLeft w:val="640"/>
      <w:marRight w:val="0"/>
      <w:marTop w:val="0"/>
      <w:marBottom w:val="0"/>
      <w:divBdr>
        <w:top w:val="none" w:sz="0" w:space="0" w:color="auto"/>
        <w:left w:val="none" w:sz="0" w:space="0" w:color="auto"/>
        <w:bottom w:val="none" w:sz="0" w:space="0" w:color="auto"/>
        <w:right w:val="none" w:sz="0" w:space="0" w:color="auto"/>
      </w:divBdr>
    </w:div>
    <w:div w:id="1297372948">
      <w:marLeft w:val="640"/>
      <w:marRight w:val="0"/>
      <w:marTop w:val="0"/>
      <w:marBottom w:val="0"/>
      <w:divBdr>
        <w:top w:val="none" w:sz="0" w:space="0" w:color="auto"/>
        <w:left w:val="none" w:sz="0" w:space="0" w:color="auto"/>
        <w:bottom w:val="none" w:sz="0" w:space="0" w:color="auto"/>
        <w:right w:val="none" w:sz="0" w:space="0" w:color="auto"/>
      </w:divBdr>
    </w:div>
    <w:div w:id="1432243579">
      <w:marLeft w:val="640"/>
      <w:marRight w:val="0"/>
      <w:marTop w:val="0"/>
      <w:marBottom w:val="0"/>
      <w:divBdr>
        <w:top w:val="none" w:sz="0" w:space="0" w:color="auto"/>
        <w:left w:val="none" w:sz="0" w:space="0" w:color="auto"/>
        <w:bottom w:val="none" w:sz="0" w:space="0" w:color="auto"/>
        <w:right w:val="none" w:sz="0" w:space="0" w:color="auto"/>
      </w:divBdr>
    </w:div>
    <w:div w:id="1687976205">
      <w:marLeft w:val="640"/>
      <w:marRight w:val="0"/>
      <w:marTop w:val="0"/>
      <w:marBottom w:val="0"/>
      <w:divBdr>
        <w:top w:val="none" w:sz="0" w:space="0" w:color="auto"/>
        <w:left w:val="none" w:sz="0" w:space="0" w:color="auto"/>
        <w:bottom w:val="none" w:sz="0" w:space="0" w:color="auto"/>
        <w:right w:val="none" w:sz="0" w:space="0" w:color="auto"/>
      </w:divBdr>
    </w:div>
    <w:div w:id="1752510576">
      <w:marLeft w:val="640"/>
      <w:marRight w:val="0"/>
      <w:marTop w:val="0"/>
      <w:marBottom w:val="0"/>
      <w:divBdr>
        <w:top w:val="none" w:sz="0" w:space="0" w:color="auto"/>
        <w:left w:val="none" w:sz="0" w:space="0" w:color="auto"/>
        <w:bottom w:val="none" w:sz="0" w:space="0" w:color="auto"/>
        <w:right w:val="none" w:sz="0" w:space="0" w:color="auto"/>
      </w:divBdr>
    </w:div>
    <w:div w:id="1875188049">
      <w:marLeft w:val="640"/>
      <w:marRight w:val="0"/>
      <w:marTop w:val="0"/>
      <w:marBottom w:val="0"/>
      <w:divBdr>
        <w:top w:val="none" w:sz="0" w:space="0" w:color="auto"/>
        <w:left w:val="none" w:sz="0" w:space="0" w:color="auto"/>
        <w:bottom w:val="none" w:sz="0" w:space="0" w:color="auto"/>
        <w:right w:val="none" w:sz="0" w:space="0" w:color="auto"/>
      </w:divBdr>
    </w:div>
    <w:div w:id="1904219518">
      <w:marLeft w:val="640"/>
      <w:marRight w:val="0"/>
      <w:marTop w:val="0"/>
      <w:marBottom w:val="0"/>
      <w:divBdr>
        <w:top w:val="none" w:sz="0" w:space="0" w:color="auto"/>
        <w:left w:val="none" w:sz="0" w:space="0" w:color="auto"/>
        <w:bottom w:val="none" w:sz="0" w:space="0" w:color="auto"/>
        <w:right w:val="none" w:sz="0" w:space="0" w:color="auto"/>
      </w:divBdr>
    </w:div>
    <w:div w:id="1911423564">
      <w:marLeft w:val="640"/>
      <w:marRight w:val="0"/>
      <w:marTop w:val="0"/>
      <w:marBottom w:val="0"/>
      <w:divBdr>
        <w:top w:val="none" w:sz="0" w:space="0" w:color="auto"/>
        <w:left w:val="none" w:sz="0" w:space="0" w:color="auto"/>
        <w:bottom w:val="none" w:sz="0" w:space="0" w:color="auto"/>
        <w:right w:val="none" w:sz="0" w:space="0" w:color="auto"/>
      </w:divBdr>
    </w:div>
    <w:div w:id="1917350734">
      <w:marLeft w:val="640"/>
      <w:marRight w:val="0"/>
      <w:marTop w:val="0"/>
      <w:marBottom w:val="0"/>
      <w:divBdr>
        <w:top w:val="none" w:sz="0" w:space="0" w:color="auto"/>
        <w:left w:val="none" w:sz="0" w:space="0" w:color="auto"/>
        <w:bottom w:val="none" w:sz="0" w:space="0" w:color="auto"/>
        <w:right w:val="none" w:sz="0" w:space="0" w:color="auto"/>
      </w:divBdr>
    </w:div>
    <w:div w:id="1981157014">
      <w:marLeft w:val="640"/>
      <w:marRight w:val="0"/>
      <w:marTop w:val="0"/>
      <w:marBottom w:val="0"/>
      <w:divBdr>
        <w:top w:val="none" w:sz="0" w:space="0" w:color="auto"/>
        <w:left w:val="none" w:sz="0" w:space="0" w:color="auto"/>
        <w:bottom w:val="none" w:sz="0" w:space="0" w:color="auto"/>
        <w:right w:val="none" w:sz="0" w:space="0" w:color="auto"/>
      </w:divBdr>
    </w:div>
    <w:div w:id="201079066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sciencedirect.com/science/article/abs/pii/S0378775316305262" TargetMode="External"/><Relationship Id="rId1" Type="http://schemas.openxmlformats.org/officeDocument/2006/relationships/hyperlink" Target="https://www.joshuagallaway.com/?p=946"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glossaryDocument" Target="glossary/document.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2DA0A74-501E-450B-AF09-613C3756AD98}"/>
      </w:docPartPr>
      <w:docPartBody>
        <w:p w:rsidR="00A83074" w:rsidRDefault="005E6065">
          <w:r w:rsidRPr="00622B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eX Gyre Pagella Math">
    <w:altName w:val="Calibri"/>
    <w:panose1 w:val="00000000000000000000"/>
    <w:charset w:val="4D"/>
    <w:family w:val="auto"/>
    <w:notTrueType/>
    <w:pitch w:val="variable"/>
    <w:sig w:usb0="A10000EF" w:usb1="4201F9EE" w:usb2="02000000" w:usb3="00000000" w:csb0="00000193"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065"/>
    <w:rsid w:val="00147C7C"/>
    <w:rsid w:val="00177A3C"/>
    <w:rsid w:val="001F36AA"/>
    <w:rsid w:val="003121BB"/>
    <w:rsid w:val="003704D1"/>
    <w:rsid w:val="00382FAD"/>
    <w:rsid w:val="003B76EA"/>
    <w:rsid w:val="00481462"/>
    <w:rsid w:val="00511F40"/>
    <w:rsid w:val="005A0991"/>
    <w:rsid w:val="005A0AEC"/>
    <w:rsid w:val="005E6065"/>
    <w:rsid w:val="006D2861"/>
    <w:rsid w:val="00762122"/>
    <w:rsid w:val="008323B9"/>
    <w:rsid w:val="009A3B87"/>
    <w:rsid w:val="00A81105"/>
    <w:rsid w:val="00A83074"/>
    <w:rsid w:val="00B2542F"/>
    <w:rsid w:val="00E00971"/>
    <w:rsid w:val="00E74BBB"/>
    <w:rsid w:val="00EA28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36A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F408EA3-9E1E-F04F-AFF3-43DFE21AB231}">
  <we:reference id="WA200010453" version="1.0.0.1" store="Omex" storeType="OMEX"/>
  <we:alternateReferences>
    <we:reference id="WA200010453" version="1.0.0.1" store="WA200010453" storeType="OMEX"/>
  </we:alternateReferences>
  <we:properties>
    <we:property name="claude.fileId" value="&quot;543c71d7-f154-4845-99df-00835a0b937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6AB54BF-956B-40D1-B1DF-30B9C0182BD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2422556070"/>
    <we:property name="MENDELEY_CITATIONS" value="[{&quot;citationID&quot;:&quot;MENDELEY_CITATION_4aeffd06-ca53-4678-806a-50a282de0f4e&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GFlZmZkMDYtY2E1My00Njc4LTgwNmEtNTBhMjgyZGUwZjRl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quot;,&quot;citationItems&quot;:[{&quot;id&quot;:&quot;80c54ef1-e41a-33b8-9820-4fb2d739d28d&quot;,&quot;itemData&quot;:{&quot;type&quot;:&quot;book&quot;,&quot;id&quot;:&quot;80c54ef1-e41a-33b8-9820-4fb2d739d28d&quot;,&quot;title&quot;:&quot;Finite Difference Methods for Ordinary and Partial Differential Equations - Steady-State and Time-Dependent Problems&quot;,&quot;author&quot;:[{&quot;family&quot;:&quot;LeVeque&quot;,&quot;given&quot;:&quot;Randall J.&quot;,&quot;parse-names&quot;:false,&quot;dropping-particle&quot;:&quot;&quot;,&quot;non-dropping-particle&quot;:&quot;&quot;}],&quot;issued&quot;:{&quot;date-parts&quot;:[[2007]]},&quot;publisher&quot;:&quot;Society of Industrial and Applied Mathematics&quot;,&quot;container-title-short&quot;:&quot;&quot;},&quot;isTemporary&quot;:false}]},{&quot;citationID&quot;:&quot;MENDELEY_CITATION_96798373-0309-423e-9f21-a1aa274287c0&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&quot;,&quot;citationItems&quot;:[{&quot;id&quot;:&quot;684bbb0e-7fc3-3c4b-82b1-2843effe39a0&quot;,&quot;itemData&quot;:{&quot;type&quot;:&quot;book&quot;,&quot;id&quot;:&quot;684bbb0e-7fc3-3c4b-82b1-2843effe39a0&quot;,&quot;title&quot;:&quot;Finite Volume Methods for Hyperbolic Problems&quot;,&quot;author&quot;:[{&quot;family&quot;:&quot;LeVeque&quot;,&quot;given&quot;:&quot;R.J.&quot;,&quot;parse-names&quot;:false,&quot;dropping-particle&quot;:&quot;&quot;,&quot;non-dropping-particle&quot;:&quot;&quot;}],&quot;issued&quot;:{&quot;date-parts&quot;:[[2002]]},&quot;container-title-short&quot;:&quot;&quot;},&quot;isTemporary&quot;:false}]},{&quot;citationID&quot;:&quot;MENDELEY_CITATION_97460430-6ecb-4c5d-9b85-d056cbd78fe3&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Tc0NjA0MzAtNmVjYi00YzVkLTliODUtZDA1NmNiZDc4ZmUz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quot;,&quot;citationItems&quot;:[{&quot;id&quot;:&quot;80c54ef1-e41a-33b8-9820-4fb2d739d28d&quot;,&quot;itemData&quot;:{&quot;type&quot;:&quot;book&quot;,&quot;id&quot;:&quot;80c54ef1-e41a-33b8-9820-4fb2d739d28d&quot;,&quot;title&quot;:&quot;Finite Difference Methods for Ordinary and Partial Differential Equations - Steady-State and Time-Dependent Problems&quot;,&quot;author&quot;:[{&quot;family&quot;:&quot;LeVeque&quot;,&quot;given&quot;:&quot;Randall J.&quot;,&quot;parse-names&quot;:false,&quot;dropping-particle&quot;:&quot;&quot;,&quot;non-dropping-particle&quot;:&quot;&quot;}],&quot;issued&quot;:{&quot;date-parts&quot;:[[2007]]},&quot;publisher&quot;:&quot;Society of Industrial and Applied Mathematics&quot;,&quot;container-title-short&quot;:&quot;&quot;},&quot;isTemporary&quot;:false}]},{&quot;citationID&quot;:&quot;MENDELEY_CITATION_f4edbe41-bf5e-44f4-b417-fb7f10eceb2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jRlZGJlNDEtYmY1ZS00NGY0LWI0MTctZmI3ZjEwZWNlYjI3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quot;,&quot;citationItems&quot;:[{&quot;id&quot;:&quot;80c54ef1-e41a-33b8-9820-4fb2d739d28d&quot;,&quot;itemData&quot;:{&quot;type&quot;:&quot;book&quot;,&quot;id&quot;:&quot;80c54ef1-e41a-33b8-9820-4fb2d739d28d&quot;,&quot;title&quot;:&quot;Finite Difference Methods for Ordinary and Partial Differential Equations - Steady-State and Time-Dependent Problems&quot;,&quot;author&quot;:[{&quot;family&quot;:&quot;LeVeque&quot;,&quot;given&quot;:&quot;Randall J.&quot;,&quot;parse-names&quot;:false,&quot;dropping-particle&quot;:&quot;&quot;,&quot;non-dropping-particle&quot;:&quot;&quot;}],&quot;issued&quot;:{&quot;date-parts&quot;:[[2007]]},&quot;publisher&quot;:&quot;Society of Industrial and Applied Mathematics&quot;,&quot;container-title-short&quot;:&quot;&quot;},&quot;isTemporary&quot;:false}]},{&quot;citationID&quot;:&quot;MENDELEY_CITATION_249842e7-4e6f-4c97-92f6-506daef5b0bd&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jQ5ODQyZTctNGU2Zi00Yzk3LTkyZjYtNTA2ZGFlZjViMGJkIiwicHJvcGVydGllcyI6eyJub3RlSW5kZXgiOjB9LCJpc0VkaXRlZCI6ZmFsc2UsIm1hbnVhbE92ZXJyaWRlIjp7ImlzTWFudWFsbHlPdmVycmlkZGVuIjpmYWxzZSwiY2l0ZXByb2NUZXh0IjoiPHN1cD4z4oCTNTwvc3VwPiIsIm1hbnVhbE92ZXJyaWRlVGV4dCI6IiJ9LCJjaXRhdGlvbkl0ZW1zIjpbeyJpZCI6ImM5YjRkYzI3LTVlZGQtMzRjZS05YTk2LTM1MTE4MmU1ZjZhMCIsIml0ZW1EYXRhIjp7InR5cGUiOiJhcnRpY2xlIiwiaWQiOiJjOWI0ZGMyNy01ZWRkLTM0Y2UtOWE5Ni0zNTExODJlNWY2YTA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iLCJjb250YWluZXItdGl0bGUtc2hvcnQiOiJOYXR1cmUiLCJET0kiOiIxMC4xMDM4L3M0MTU4Ni0wMjAtMjY0OS0yIiwiSVNTTiI6IjE0NzY0Njg3IiwiUE1JRCI6IjMyOTM5MDY2IiwiaXNzdWVkIjp7ImRhdGUtcGFydHMiOltbMjAyMCw5LDE3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&quot;,&quot;citationItems&quot;:[{&quot;id&quot;:&quot;c9b4dc27-5edd-34ce-9a96-351182e5f6a0&quot;,&quot;itemData&quot;:{&quot;type&quot;:&quot;article&quot;,&quot;id&quot;:&quot;c9b4dc27-5edd-34ce-9a96-351182e5f6a0&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quot;,&quot;container-title-short&quot;:&quot;Nature&quot;,&quot;DOI&quot;:&quot;10.1038/s41586-020-2649-2&quot;,&quot;ISSN&quot;:&quot;14764687&quot;,&quot;PMID&quot;:&quot;32939066&quot;,&quot;issued&quot;:{&quot;date-parts&quot;:[[2020,9,17]]},&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quot;,&quot;publisher&quot;:&quot;Nature Research&quot;,&quot;issue&quot;:&quot;7825&quot;,&quot;volume&quot;:&quot;585&quot;},&quot;isTemporary&quot;:false},{&quot;id&quot;:&quot;eb7e76be-9392-30c3-8385-19693e963a7b&quot;,&quot;itemData&quot;:{&quot;type&quot;:&quot;article-journal&quot;,&quot;id&quot;:&quot;eb7e76be-9392-30c3-8385-19693e963a7b&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quot;,&quot;container-title-short&quot;:&quot;Nat. Methods&quot;,&quot;DOI&quot;:&quot;10.1038/s41592-019-0686-2&quot;,&quot;ISSN&quot;:&quot;15487105&quot;,&quot;PMID&quot;:&quot;32015543&quot;,&quot;issued&quot;:{&quot;date-parts&quot;:[[2020,3,1]]},&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quot;,&quot;publisher&quot;:&quot;Nature Research&quot;,&quot;issue&quot;:&quot;3&quot;,&quot;volume&quot;:&quot;17&quot;},&quot;isTemporary&quot;:false},{&quot;id&quot;:&quot;572055e9-5add-3e72-b18d-72b0b4f80bad&quot;,&quot;itemData&quot;:{&quot;type&quot;:&quot;article-journal&quot;,&quot;id&quot;:&quot;572055e9-5add-3e72-b18d-72b0b4f80bad&quot;,&quot;title&quot;:&quot;Matplotlib A 2D Graphics Environment&quot;,&quot;author&quot;:[{&quot;family&quot;:&quot;Hunter&quot;,&quot;given&quot;:&quot;John D.&quot;,&quot;parse-names&quot;:false,&quot;dropping-particle&quot;:&quot;&quot;,&quot;non-dropping-particle&quot;:&quot;&quot;}],&quot;container-title&quot;:&quot;Computing in Science &amp; Engineering&quot;,&quot;container-title-short&quot;:&quot;Comput. Sci. Eng.&quot;,&quot;issued&quot;:{&quot;date-parts&quot;:[[2007,5]]},&quot;page&quot;:&quot;90-95&quot;,&quot;issue&quot;:&quot;3&quot;,&quot;volume&quot;:&quot;9&quot;},&quot;isTemporary&quot;:false}]},{&quot;citationID&quot;:&quot;MENDELEY_CITATION_02fb64b0-a785-4c06-925f-584fb4e84027&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fSwiaXNUZW1wb3JhcnkiOmZhbHNlfV19&quot;,&quot;citationItems&quot;:[{&quot;id&quot;:&quot;c3841037-b674-3894-8c36-00cd84617f40&quot;,&quot;itemData&quot;:{&quot;type&quot;:&quot;book&quot;,&quot;id&quot;:&quot;c3841037-b674-3894-8c36-00cd84617f40&quot;,&quot;title&quot;:&quot;Electrochemical Systems&quot;,&quot;author&quot;:[{&quot;family&quot;:&quot;Newman&quot;,&quot;given&quot;:&quot;J&quot;,&quot;parse-names&quot;:false,&quot;dropping-particle&quot;:&quot;&quot;,&quot;non-dropping-particle&quot;:&quot;&quot;},{&quot;family&quot;:&quot;Thomas-Alyea&quot;,&quot;given&quot;:&quot;K.E.&quot;,&quot;parse-names&quot;:false,&quot;dropping-particle&quot;:&quot;&quot;,&quot;non-dropping-particle&quot;:&quot;&quot;}],&quot;issued&quot;:{&quot;date-parts&quot;:[[2004]]},&quot;publisher&quot;:&quot;John Wiley &amp; Sons, Inc.&quot;,&quot;container-title-short&quot;:&quot;&quot;},&quot;isTemporary&quot;:false},{&quot;id&quot;:&quot;80c54ef1-e41a-33b8-9820-4fb2d739d28d&quot;,&quot;itemData&quot;:{&quot;type&quot;:&quot;book&quot;,&quot;id&quot;:&quot;80c54ef1-e41a-33b8-9820-4fb2d739d28d&quot;,&quot;title&quot;:&quot;Finite Difference Methods for Ordinary and Partial Differential Equations - Steady-State and Time-Dependent Problems&quot;,&quot;author&quot;:[{&quot;family&quot;:&quot;LeVeque&quot;,&quot;given&quot;:&quot;Randall J.&quot;,&quot;parse-names&quot;:false,&quot;dropping-particle&quot;:&quot;&quot;,&quot;non-dropping-particle&quot;:&quot;&quot;}],&quot;issued&quot;:{&quot;date-parts&quot;:[[2007]]},&quot;publisher&quot;:&quot;Society of Industrial and Applied Mathematics&quot;},&quot;isTemporary&quot;:false}]},{&quot;citationID&quot;:&quot;MENDELEY_CITATION_eb85cb69-4d57-4793-aeb7-fd1bcebdbd6e&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&quot;,&quot;citationItems&quot;:[{&quot;id&quot;:&quot;b9ba88c7-2d3f-36cc-b3fb-f0ee25281ac3&quot;,&quot;itemData&quot;:{&quot;type&quot;:&quot;report&quot;,&quot;id&quot;:&quot;b9ba88c7-2d3f-36cc-b3fb-f0ee25281ac3&quot;,&quot;title&quot;:&quot;DOLFINx: The next generation FEniCS problem solving environment&quot;,&quot;author&quot;:[{&quot;family&quot;:&quot;Baratta&quot;,&quot;given&quot;:&quot;Igor A&quot;,&quot;parse-names&quot;:false,&quot;dropping-particle&quot;:&quot;&quot;,&quot;non-dropping-particle&quot;:&quot;&quot;},{&quot;family&quot;:&quot;Dean&quot;,&quot;given&quot;:&quot;Joseph P&quot;,&quot;parse-names&quot;:false,&quot;dropping-particle&quot;:&quot;&quot;,&quot;non-dropping-particle&quot;:&quot;&quot;},{&quot;family&quot;:&quot;Dokken&quot;,&quot;given&quot;:&quot;Jørgen S&quot;,&quot;parse-names&quot;:false,&quot;dropping-particle&quot;:&quot;&quot;,&quot;non-dropping-particle&quot;:&quot;&quot;},{&quot;family&quot;:&quot;Hale&quot;,&quot;given&quot;:&quot;Jack S&quot;,&quot;parse-names&quot;:false,&quot;dropping-particle&quot;:&quot;&quot;,&quot;non-dropping-particle&quot;:&quot;&quot;},{&quot;family&quot;:&quot;Richardson&quot;,&quot;given&quot;:&quot;Chris N&quot;,&quot;parse-names&quot;:false,&quot;dropping-particle&quot;:&quot;&quot;,&quot;non-dropping-particle&quot;:&quot;&quot;},{&quot;family&quot;:&quot;Rognes&quot;,&quot;given&quot;:&quot;Marie E&quot;,&quot;parse-names&quot;:false,&quot;dropping-particle&quot;:&quot;&quot;,&quot;non-dropping-particle&quot;:&quot;&quot;},{&quot;family&quot;:&quot;Scroggs&quot;,&quot;given&quot;:&quot;Matthew W&quot;,&quot;parse-names&quot;:false,&quot;dropping-particle&quot;:&quot;&quot;,&quot;non-dropping-particle&quot;:&quot;&quot;},{&quot;family&quot;:&quot;Sime&quot;,&quot;given&quot;:&quot;Nathan&quot;,&quot;parse-names&quot;:false,&quot;dropping-particle&quot;:&quot;&quot;,&quot;non-dropping-particle&quot;:&quot;&quot;},{&quot;family&quot;:&quot;Wells&quot;,&quot;given&quot;:&quot;Garth N&quot;,&quot;parse-names&quot;:false,&quot;dropping-particle&quot;:&quot;&quot;,&quot;non-dropping-particle&quot;:&quot;&quot;}],&quot;issued&quot;:{&quot;date-parts&quot;:[[2023]]},&quot;abstract&quot;:&quot;DOLFINx is the next generation problem solving environment from the FEniCS Project; it provides an expressive and performant environment for solving partial differential equations using the finite element method. We present the novel and modern design principles that underpin the DOLFINx library, and describe approaches used in DOLFINx that preserve the high level of mathematical abstraction associated with FEniCS Project libraries, yet support extensibility and specialized customization. At the core of DOLFINx is a data-and function-oriented design, in contrast with the object-oriented design of more traditional libraries. We argue that this novel design approach leads to a compact and maintainable library, which is flexible in use and makes possible the creation of high performance programs in different languages.&quot;,&quot;volume&quot;:&quot;1&quot;,&quot;container-title-short&quot;:&quot;&quot;},&quot;isTemporary&quot;:false}]},{&quot;citationID&quot;:&quot;MENDELEY_CITATION_d34b64bf-22e1-4ac2-bfd9-be9e72ca46da&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&quot;,&quot;citationItems&quot;:[{&quot;id&quot;:&quot;21581e33-579c-3d19-ab42-9880adc8ec10&quot;,&quot;itemData&quot;:{&quot;type&quot;:&quot;article-journal&quot;,&quot;id&quot;:&quot;21581e33-579c-3d19-ab42-9880adc8ec10&quot;,&quot;title&quot;:&quot;scikit-fem: A Python package for finite element assembly&quot;,&quot;author&quot;:[{&quot;family&quot;:&quot;Gustafsson&quot;,&quot;given&quot;:&quot;Tom&quot;,&quot;parse-names&quot;:false,&quot;dropping-particle&quot;:&quot;&quot;,&quot;non-dropping-particle&quot;:&quot;&quot;},{&quot;family&quot;:&quot;McBain&quot;,&quot;given&quot;:&quot;G.&quot;,&quot;parse-names&quot;:false,&quot;dropping-particle&quot;:&quot;&quot;,&quot;non-dropping-particle&quot;:&quot;&quot;}],&quot;container-title&quot;:&quot;Journal of Open Source Software&quot;,&quot;container-title-short&quot;:&quot;J. Open Source Softw.&quot;,&quot;DOI&quot;:&quot;10.21105/joss.02369&quot;,&quot;issued&quot;:{&quot;date-parts&quot;:[[2020,8,21]]},&quot;page&quot;:&quot;2369&quot;,&quot;abstract&quot;:&quot;Partial differential equations (PDEs)—such as the Navier–Stokes equations in fluid mechanics, the Maxwell equations in electromagnetism, and the Schrödinger equation in quantum mechanics—are the basic building blocks of modern physics and engineering. The finite element method (FEM) is a flexible computational technique for the discretization and solution of PDEs, especially in the case of complex spatial domains.&quot;,&quot;publisher&quot;:&quot;The Open Journal&quot;,&quot;issue&quot;:&quot;52&quot;,&quot;volume&quot;:&quot;5&quot;},&quot;isTemporary&quot;:false}]},{&quot;citationID&quot;:&quot;MENDELEY_CITATION_7e08cc86-b259-49cc-97bf-8f6d1ccb66b4&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&quot;,&quot;citationItems&quot;:[{&quot;id&quot;:&quot;b9ba88c7-2d3f-36cc-b3fb-f0ee25281ac3&quot;,&quot;itemData&quot;:{&quot;type&quot;:&quot;report&quot;,&quot;id&quot;:&quot;b9ba88c7-2d3f-36cc-b3fb-f0ee25281ac3&quot;,&quot;title&quot;:&quot;DOLFINx: The next generation FEniCS problem solving environment&quot;,&quot;author&quot;:[{&quot;family&quot;:&quot;Baratta&quot;,&quot;given&quot;:&quot;Igor A&quot;,&quot;parse-names&quot;:false,&quot;dropping-particle&quot;:&quot;&quot;,&quot;non-dropping-particle&quot;:&quot;&quot;},{&quot;family&quot;:&quot;Dean&quot;,&quot;given&quot;:&quot;Joseph P&quot;,&quot;parse-names&quot;:false,&quot;dropping-particle&quot;:&quot;&quot;,&quot;non-dropping-particle&quot;:&quot;&quot;},{&quot;family&quot;:&quot;Dokken&quot;,&quot;given&quot;:&quot;Jørgen S&quot;,&quot;parse-names&quot;:false,&quot;dropping-particle&quot;:&quot;&quot;,&quot;non-dropping-particle&quot;:&quot;&quot;},{&quot;family&quot;:&quot;Hale&quot;,&quot;given&quot;:&quot;Jack S&quot;,&quot;parse-names&quot;:false,&quot;dropping-particle&quot;:&quot;&quot;,&quot;non-dropping-particle&quot;:&quot;&quot;},{&quot;family&quot;:&quot;Richardson&quot;,&quot;given&quot;:&quot;Chris N&quot;,&quot;parse-names&quot;:false,&quot;dropping-particle&quot;:&quot;&quot;,&quot;non-dropping-particle&quot;:&quot;&quot;},{&quot;family&quot;:&quot;Rognes&quot;,&quot;given&quot;:&quot;Marie E&quot;,&quot;parse-names&quot;:false,&quot;dropping-particle&quot;:&quot;&quot;,&quot;non-dropping-particle&quot;:&quot;&quot;},{&quot;family&quot;:&quot;Scroggs&quot;,&quot;given&quot;:&quot;Matthew W&quot;,&quot;parse-names&quot;:false,&quot;dropping-particle&quot;:&quot;&quot;,&quot;non-dropping-particle&quot;:&quot;&quot;},{&quot;family&quot;:&quot;Sime&quot;,&quot;given&quot;:&quot;Nathan&quot;,&quot;parse-names&quot;:false,&quot;dropping-particle&quot;:&quot;&quot;,&quot;non-dropping-particle&quot;:&quot;&quot;},{&quot;family&quot;:&quot;Wells&quot;,&quot;given&quot;:&quot;Garth N&quot;,&quot;parse-names&quot;:false,&quot;dropping-particle&quot;:&quot;&quot;,&quot;non-dropping-particle&quot;:&quot;&quot;}],&quot;issued&quot;:{&quot;date-parts&quot;:[[2023]]},&quot;abstract&quot;:&quot;DOLFINx is the next generation problem solving environment from the FEniCS Project; it provides an expressive and performant environment for solving partial differential equations using the finite element method. We present the novel and modern design principles that underpin the DOLFINx library, and describe approaches used in DOLFINx that preserve the high level of mathematical abstraction associated with FEniCS Project libraries, yet support extensibility and specialized customization. At the core of DOLFINx is a data-and function-oriented design, in contrast with the object-oriented design of more traditional libraries. We argue that this novel design approach leads to a compact and maintainable library, which is flexible in use and makes possible the creation of high performance programs in different languages.&quot;,&quot;volume&quot;:&quot;1&quot;,&quot;container-title-short&quot;:&quot;&quot;},&quot;isTemporary&quot;:false}]},{&quot;citationID&quot;:&quot;MENDELEY_CITATION_3257078e-04e8-4a0a-ae13-967e5b430840&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&quot;,&quot;citationItems&quot;:[{&quot;id&quot;:&quot;8f753737-f59c-37ae-9db7-4dd104dd6b50&quot;,&quot;itemData&quot;:{&quot;type&quot;:&quot;article-journal&quot;,&quot;id&quot;:&quot;8f753737-f59c-37ae-9db7-4dd104dd6b50&quot;,&quot;title&quot;:&quot;A tensorial approach to computational continuum mechanics using object-oriented techniques&quot;,&quot;author&quot;:[{&quot;family&quot;:&quot;Weller&quot;,&quot;given&quot;:&quot;H. G.&quot;,&quot;parse-names&quot;:false,&quot;dropping-particle&quot;:&quot;&quot;,&quot;non-dropping-particle&quot;:&quot;&quot;},{&quot;family&quot;:&quot;Tabor&quot;,&quot;given&quot;:&quot;G.&quot;,&quot;parse-names&quot;:false,&quot;dropping-particle&quot;:&quot;&quot;,&quot;non-dropping-particle&quot;:&quot;&quot;},{&quot;family&quot;:&quot;Jasak&quot;,&quot;given&quot;:&quot;H.&quot;,&quot;parse-names&quot;:false,&quot;dropping-particle&quot;:&quot;&quot;,&quot;non-dropping-particle&quot;:&quot;&quot;},{&quot;family&quot;:&quot;Fureby&quot;,&quot;given&quot;:&quot;C.&quot;,&quot;parse-names&quot;:false,&quot;dropping-particle&quot;:&quot;&quot;,&quot;non-dropping-particle&quot;:&quot;&quot;}],&quot;container-title&quot;:&quot;Computers in Physics&quot;,&quot;DOI&quot;:&quot;10.1063/1.168744&quot;,&quot;ISSN&quot;:&quot;0894-1866&quot;,&quot;issued&quot;:{&quot;date-parts&quot;:[[1998,11,1]]},&quot;page&quot;:&quot;620-631&quot;,&quot;abstract&quot;:&quot;&lt;p&gt;In this article the principles of the field operation and manipulation (FOAM) C++ class library for continuum mechanics are outlined. Our intention is to make it as easy as possible to develop reliable and efficient computational continuum-mechanics codes: this is achieved by making the top-level syntax of the code as close as possible to conventional mathematical notation for tensors and partial differential equations. Object-orientation techniques enable the creation of data types that closely mimic those of continuum mechanics, and the operator overloading possible in C++ allows normal mathematical symbols to be used for the basic operations. As an example, the implementation of various types of turbulence modeling in a FOAM computational-fluid-dynamics code is discussed, and calculations performed on a standard test case, that of flow around a square prism, are presented. To demonstrate the flexibility of the FOAM library, codes for solving structures and magnetohydrodynamics are also presented with appropriate test case results given. © 1998 American Institute of Physics.&lt;/p&gt;&quot;,&quot;issue&quot;:&quot;6&quot;,&quot;volume&quot;:&quot;12&quot;,&quot;container-title-short&quot;:&quot;&quot;},&quot;isTemporary&quot;:false}]},{&quot;citationID&quot;:&quot;MENDELEY_CITATION_e7f1a474-dc11-46a8-aa95-5d2dca00787d&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&quot;,&quot;citationItems&quot;:[{&quot;id&quot;:&quot;14ab38ef-ae58-3792-870e-e03c0d0e6e4b&quot;,&quot;itemData&quot;:{&quot;type&quot;:&quot;report&quot;,&quot;id&quot;:&quot;14ab38ef-ae58-3792-870e-e03c0d0e6e4b&quot;,&quot;title&quot;:&quot;Firedrake User Manual&quot;,&quot;author&quot;:[{&quot;family&quot;:&quot;Ham&quot;,&quot;given&quot;:&quot;David A&quot;,&quot;parse-names&quot;:false,&quot;dropping-particle&quot;:&quot;&quot;,&quot;non-dropping-particle&quot;:&quot;&quot;},{&quot;family&quot;:&quot;Kelly&quot;,&quot;given&quot;:&quot;Paul H J&quot;,&quot;parse-names&quot;:false,&quot;dropping-particle&quot;:&quot;&quot;,&quot;non-dropping-particle&quot;:&quot;&quot;},{&quot;family&quot;:&quot;Mitchell&quot;,&quot;given&quot;:&quot;Lawrence&quot;,&quot;parse-names&quot;:false,&quot;dropping-particle&quot;:&quot;&quot;,&quot;non-dropping-particle&quot;:&quot;&quot;},{&quot;family&quot;:&quot;Cotter&quot;,&quot;given&quot;:&quot;Colin J&quot;,&quot;parse-names&quot;:false,&quot;dropping-particle&quot;:&quot;&quot;,&quot;non-dropping-particle&quot;:&quot;&quot;},{&quot;family&quot;:&quot;Kirby&quot;,&quot;given&quot;:&quot;Rob C&quot;,&quot;parse-names&quot;:false,&quot;dropping-particle&quot;:&quot;&quot;,&quot;non-dropping-particle&quot;:&quot;&quot;},{&quot;family&quot;:&quot;Sagiyama&quot;,&quot;given&quot;:&quot;Koki&quot;,&quot;parse-names&quot;:false,&quot;dropping-particle&quot;:&quot;&quot;,&quot;non-dropping-particle&quot;:&quot;&quot;},{&quot;family&quot;:&quot;Bouziani&quot;,&quot;given&quot;:&quot;Nacime&quot;,&quot;parse-names&quot;:false,&quot;dropping-particle&quot;:&quot;&quot;,&quot;non-dropping-particle&quot;:&quot;&quot;},{&quot;family&quot;:&quot;Vorderwuelbecke&quot;,&quot;given&quot;:&quot;Sophia&quot;,&quot;parse-names&quot;:false,&quot;dropping-particle&quot;:&quot;&quot;,&quot;non-dropping-particle&quot;:&quot;&quot;},{&quot;family&quot;:&quot;Gregory&quot;,&quot;given&quot;:&quot;Thomas J&quot;,&quot;parse-names&quot;:false,&quot;dropping-particle&quot;:&quot;&quot;,&quot;non-dropping-particle&quot;:&quot;&quot;},{&quot;family&quot;:&quot;Betteridge&quot;,&quot;given&quot;:&quot;Jack&quot;,&quot;parse-names&quot;:false,&quot;dropping-particle&quot;:&quot;&quot;,&quot;non-dropping-particle&quot;:&quot;&quot;},{&quot;family&quot;:&quot;Shapero&quot;,&quot;given&quot;:&quot;Daniel R&quot;,&quot;parse-names&quot;:false,&quot;dropping-particle&quot;:&quot;&quot;,&quot;non-dropping-particle&quot;:&quot;&quot;},{&quot;family&quot;:&quot;Nixon-Hill&quot;,&quot;given&quot;:&quot;Reuben W&quot;,&quot;parse-names&quot;:false,&quot;dropping-particle&quot;:&quot;&quot;,&quot;non-dropping-particle&quot;:&quot;&quot;},{&quot;family&quot;:&quot;Ward&quot;,&quot;given&quot;:&quot;Connor J&quot;,&quot;parse-names&quot;:false,&quot;dropping-particle&quot;:&quot;&quot;,&quot;non-dropping-particle&quot;:&quot;&quot;},{&quot;family&quot;:&quot;Farrell&quot;,&quot;given&quot;:&quot;Patrick E&quot;,&quot;parse-names&quot;:false,&quot;dropping-particle&quot;:&quot;&quot;,&quot;non-dropping-particle&quot;:&quot;&quot;},{&quot;family&quot;:&quot;Brubeck&quot;,&quot;given&quot;:&quot;Pablo D&quot;,&quot;parse-names&quot;:false,&quot;dropping-particle&quot;:&quot;&quot;,&quot;non-dropping-particle&quot;:&quot;&quot;},{&quot;family&quot;:&quot;Marsden&quot;,&quot;given&quot;:&quot;India&quot;,&quot;parse-names&quot;:false,&quot;dropping-particle&quot;:&quot;&quot;,&quot;non-dropping-particle&quot;:&quot;&quot;},{&quot;family&quot;:&quot;Gibson&quot;,&quot;given&quot;:&quot;Thomas H&quot;,&quot;parse-names&quot;:false,&quot;dropping-particle&quot;:&quot;&quot;,&quot;non-dropping-particle&quot;:&quot;&quot;},{&quot;family&quot;:&quot;Homolya&quot;,&quot;given&quot;:&quot;Miklós&quot;,&quot;parse-names&quot;:false,&quot;dropping-particle&quot;:&quot;&quot;,&quot;non-dropping-particle&quot;:&quot;&quot;},{&quot;family&quot;:&quot;Sun&quot;,&quot;given&quot;:&quot;Tianjiao&quot;,&quot;parse-names&quot;:false,&quot;dropping-particle&quot;:&quot;&quot;,&quot;non-dropping-particle&quot;:&quot;&quot;},{&quot;family&quot;:&quot;Mcrae&quot;,&quot;given&quot;:&quot;Andrew T T&quot;,&quot;parse-names&quot;:false,&quot;dropping-particle&quot;:&quot;&quot;,&quot;non-dropping-particle&quot;:&quot;&quot;},{&quot;family&quot;:&quot;Luporini&quot;,&quot;given&quot;:&quot;Fabio&quot;,&quot;parse-names&quot;:false,&quot;dropping-particle&quot;:&quot;&quot;,&quot;non-dropping-particle&quot;:&quot;&quot;},{&quot;family&quot;:&quot;Gregory&quot;,&quot;given&quot;:&quot;Alastair&quot;,&quot;parse-names&quot;:false,&quot;dropping-particle&quot;:&quot;&quot;,&quot;non-dropping-particle&quot;:&quot;&quot;},{&quot;family&quot;:&quot;Lange&quot;,&quot;given&quot;:&quot;Michael&quot;,&quot;parse-names&quot;:false,&quot;dropping-particle&quot;:&quot;&quot;,&quot;non-dropping-particle&quot;:&quot;&quot;},{&quot;family&quot;:&quot;Funke&quot;,&quot;given&quot;:&quot;Simon W&quot;,&quot;parse-names&quot;:false,&quot;dropping-particle&quot;:&quot;&quot;,&quot;non-dropping-particle&quot;:&quot;&quot;},{&quot;family&quot;:&quot;Rathgeber&quot;,&quot;given&quot;:&quot;Florian&quot;,&quot;parse-names&quot;:false,&quot;dropping-particle&quot;:&quot;&quot;,&quot;non-dropping-particle&quot;:&quot;&quot;},{&quot;family&quot;:&quot;Bercea&quot;,&quot;given&quot;:&quot;Gheorghe-Teodor&quot;,&quot;parse-names&quot;:false,&quot;dropping-particle&quot;:&quot;&quot;,&quot;non-dropping-particle&quot;:&quot;&quot;},{&quot;family&quot;:&quot;Markall&quot;,&quot;given&quot;:&quot;Graham R&quot;,&quot;parse-names&quot;:false,&quot;dropping-particle&quot;:&quot;&quot;,&quot;non-dropping-particle&quot;:&quot;&quot;}],&quot;issued&quot;:{&quot;date-parts&quot;:[[2023,5,4]]},&quot;container-title-short&quot;:&quot;&quot;},&quot;isTemporary&quot;:false}]},{&quot;citationID&quot;:&quot;MENDELEY_CITATION_8709efe8-073d-483f-93a6-c2ffec020741&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&quot;,&quot;citationItems&quot;:[{&quot;id&quot;:&quot;8c928961-6df6-38ee-9f66-6cbad3b82be9&quot;,&quot;itemData&quot;:{&quot;type&quot;:&quot;report&quot;,&quot;id&quot;:&quot;8c928961-6df6-38ee-9f66-6cbad3b82be9&quot;,&quot;title&quot;:&quot;Solid-Polymer-Electrolyte Fuel Cells&quot;,&quot;author&quot;:[{&quot;family&quot;:&quot;Fuller&quot;,&quot;given&quot;:&quot;Thomas&quot;,&quot;parse-names&quot;:false,&quot;dropping-particle&quot;:&quot;&quot;,&quot;non-dropping-particle&quot;:&quot;&quot;}],&quot;issued&quot;:{&quot;date-parts&quot;:[[1992]]},&quot;container-title-short&quot;:&quot;&quot;},&quot;isTemporary&quot;:false},{&quot;id&quot;:&quot;8bd0bea9-2be3-3888-9c6c-77b6aedb9ef4&quot;,&quot;itemData&quot;:{&quot;type&quot;:&quot;book&quot;,&quot;id&quot;:&quot;8bd0bea9-2be3-3888-9c6c-77b6aedb9ef4&quot;,&quot;title&quot;:&quot;Electrochemical Engineering&quot;,&quot;author&quot;:[{&quot;family&quot;:&quot;Fuller&quot;,&quot;given&quot;:&quot;Thomas F.&quot;,&quot;parse-names&quot;:false,&quot;dropping-particle&quot;:&quot;&quot;,&quot;non-dropping-particle&quot;:&quot;&quot;},{&quot;family&quot;:&quot;Harb&quot;,&quot;given&quot;:&quot;John N.&quot;,&quot;parse-names&quot;:false,&quot;dropping-particle&quot;:&quot;&quot;,&quot;non-dropping-particle&quot;:&quot;&quot;}],&quot;issued&quot;:{&quot;date-parts&quot;:[[2018]]},&quot;publisher&quot;:&quot;John Wiley &amp; Sons, Inc.&quot;},&quot;isTemporary&quot;:false}]},{&quot;citationID&quot;:&quot;MENDELEY_CITATION_8a2abcb7-2c91-49ac-928a-db18040ce5c9&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&quot;,&quot;citationItems&quot;:[{&quot;id&quot;:&quot;07a5e575-9858-3087-a86e-49be82a74325&quot;,&quot;itemData&quot;:{&quot;type&quot;:&quot;report&quot;,&quot;id&quot;:&quot;07a5e575-9858-3087-a86e-49be82a74325&quot;,&quot;title&quot;:&quot;Theoretical Analysis of Current Distribution in Porous Electrodes You may also like Methods for the Calculation of Polarization in Porous Electrodes Analysis of Porous Electrodes with Sparingly Soluble Reactants&quot;,&quot;author&quot;:[{&quot;family&quot;:&quot;Newman&quot;,&quot;given&quot;:&quot;John S&quot;,&quot;parse-names&quot;:false,&quot;dropping-particle&quot;:&quot;&quot;,&quot;non-dropping-particle&quot;:&quot;&quot;},{&quot;family&quot;:&quot;Tobias&quot;,&quot;given&quot;:&quot;Charles W&quot;,&quot;parse-names&quot;:false,&quot;dropping-particle&quot;:&quot;&quot;,&quot;non-dropping-particle&quot;:&quot;&quot;}],&quot;container-title&quot;:&quot;J. Electrochem. Soc&quot;,&quot;issued&quot;:{&quot;date-parts&quot;:[[1962]]},&quot;number-of-pages&quot;:&quot;1183&quot;,&quot;volume&quot;:&quot;109&quot;,&quot;container-title-short&quot;:&quot;&quot;},&quot;isTemporary&quot;:false}]},{&quot;citationID&quot;:&quot;MENDELEY_CITATION_a1c61467-d5ea-4774-8f51-3148344bad75&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&quot;,&quot;citationItems&quot;:[{&quot;id&quot;:&quot;7c5c6a03-8449-3c5f-8be6-a3b0e191ccd3&quot;,&quot;itemData&quot;:{&quot;type&quot;:&quot;book&quot;,&quot;id&quot;:&quot;7c5c6a03-8449-3c5f-8be6-a3b0e191ccd3&quot;,&quot;title&quot;:&quot;Numerical Methods for Engineers&quot;,&quot;author&quot;:[{&quot;family&quot;:&quot;Chapra&quot;,&quot;given&quot;:&quot;Steven C.&quot;,&quot;parse-names&quot;:false,&quot;dropping-particle&quot;:&quot;&quot;,&quot;non-dropping-particle&quot;:&quot;&quot;},{&quot;family&quot;:&quot;Canale&quot;,&quot;given&quot;:&quot;Raymond P.&quot;,&quot;parse-names&quot;:false,&quot;dropping-particle&quot;:&quot;&quot;,&quot;non-dropping-particle&quot;:&quot;&quot;}],&quot;issued&quot;:{&quot;date-parts&quot;:[[2010]]},&quot;edition&quot;:&quot;6&quot;,&quot;publisher&quot;:&quot;McGraw-Hill Higher Education&quot;,&quot;container-title-short&quot;:&quot;&quot;},&quot;isTemporary&quot;:false}]},{&quot;citationID&quot;:&quot;MENDELEY_CITATION_db58a3d8-0cd3-4916-8790-b382a8859383&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&quot;,&quot;citationItems&quot;:[{&quot;id&quot;:&quot;7cb39e21-5e07-34de-a6e7-55364d3941d4&quot;,&quot;itemData&quot;:{&quot;type&quot;:&quot;article-journal&quot;,&quot;id&quot;:&quot;7cb39e21-5e07-34de-a6e7-55364d3941d4&quot;,&quot;title&quot;:&quot;Method—Practices and Pitfalls in Voltage Breakdown Analysis of Electrochemical Energy-Conversion Systems&quot;,&quot;author&quot;:[{&quot;family&quot;:&quot;Gerhardt&quot;,&quot;given&quot;:&quot;Michael R.&quot;,&quot;parse-names&quot;:false,&quot;dropping-particle&quot;:&quot;&quot;,&quot;non-dropping-particle&quot;:&quot;&quot;},{&quot;family&quot;:&quot;Pant&quot;,&quot;given&quot;:&quot;Lalit M.&quot;,&quot;parse-names&quot;:false,&quot;dropping-particle&quot;:&quot;&quot;,&quot;non-dropping-particle&quot;:&quot;&quot;},{&quot;family&quot;:&quot;Bui&quot;,&quot;given&quot;:&quot;Justin C.&quot;,&quot;parse-names&quot;:false,&quot;dropping-particle&quot;:&quot;&quot;,&quot;non-dropping-particle&quot;:&quot;&quot;},{&quot;family&quot;:&quot;Crothers&quot;,&quot;given&quot;:&quot;Andrew R.&quot;,&quot;parse-names&quot;:false,&quot;dropping-particle&quot;:&quot;&quot;,&quot;non-dropping-particle&quot;:&quot;&quot;},{&quot;family&quot;:&quot;Ehlinger&quot;,&quot;given&quot;:&quot;Victoria M.&quot;,&quot;parse-names&quot;:false,&quot;dropping-particle&quot;:&quot;&quot;,&quot;non-dropping-particle&quot;:&quot;&quot;},{&quot;family&quot;:&quot;Fornaciari&quot;,&quot;given&quot;:&quot;Julie C.&quot;,&quot;parse-names&quot;:false,&quot;dropping-particle&quot;:&quot;&quot;,&quot;non-dropping-particle&quot;:&quot;&quot;},{&quot;family&quot;:&quot;Liu&quot;,&quot;given&quot;:&quot;Jiangjin&quot;,&quot;parse-names&quot;:false,&quot;dropping-particle&quot;:&quot;&quot;,&quot;non-dropping-particle&quot;:&quot;&quot;},{&quot;family&quot;:&quot;Weber&quot;,&quot;given&quot;:&quot;Adam Z.&quot;,&quot;parse-names&quot;:false,&quot;dropping-particle&quot;:&quot;&quot;,&quot;non-dropping-particle&quot;:&quot;&quot;}],&quot;container-title&quot;:&quot;Journal of The Electrochemical Society&quot;,&quot;container-title-short&quot;:&quot;J. Electrochem. Soc.&quot;,&quot;DOI&quot;:&quot;10.1149/1945-7111/abf061&quot;,&quot;ISSN&quot;:&quot;0013-4651&quot;,&quot;issued&quot;:{&quot;date-parts&quot;:[[2021,7,1]]},&quot;page&quot;:&quot;074503&quot;,&quot;abstract&quot;:&quot;Many electrochemical energy-conversion systems are evaluated by polarization curves, which report the cell voltage across a range of current densities and are a global measure of operation and state of health. Mathematical models can be used to deconstruct the measured overall voltage and identify and quantify the voltage-loss sources, such as kinetic, ohmic, and mass-transport effects. These results elucidate the best pathways for improved performance. In this work, we discuss several voltage-breakdown methods and provide examples across different low-temperature, membrane-based electrochemical systems including electrolyzers, fuel cells, and related electrochemical energy-conversion devices. We present best practices to guide experimentalists and theorists in polarization-curve breakdown analysis.&quot;,&quot;publisher&quot;:&quot;The Electrochemical Society&quot;,&quot;issue&quot;:&quot;7&quot;,&quot;volume&quot;:&quot;168&quot;},&quot;isTemporary&quot;:false}]},{&quot;citationID&quot;:&quot;MENDELEY_CITATION_235163a2-a95d-4d72-b479-cc82cdaddfb7&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&quot;,&quot;citationItems&quot;:[{&quot;id&quot;:&quot;68396b8b-d040-3416-a77d-272bf3dd1a2e&quot;,&quot;itemData&quot;:{&quot;type&quot;:&quot;book&quot;,&quot;id&quot;:&quot;68396b8b-d040-3416-a77d-272bf3dd1a2e&quot;,&quot;title&quot;:&quot;Numerical Heat Transfer and Fluid Flow&quot;,&quot;author&quot;:[{&quot;family&quot;:&quot;Patankar&quot;,&quot;given&quot;:&quot;Suhas&quot;,&quot;parse-names&quot;:false,&quot;dropping-particle&quot;:&quot;V.&quot;,&quot;non-dropping-particle&quot;:&quot;&quot;}],&quot;editor&quot;:[{&quot;family&quot;:&quot;Minkowycz&quot;,&quot;given&quot;:&quot;W. J.&quot;,&quot;parse-names&quot;:false,&quot;dropping-particle&quot;:&quot;&quot;,&quot;non-dropping-particle&quot;:&quot;&quot;},{&quot;family&quot;:&quot;Sparrow&quot;,&quot;given&quot;:&quot;E.M.&quot;,&quot;parse-names&quot;:false,&quot;dropping-particle&quot;:&quot;&quot;,&quot;non-dropping-particle&quot;:&quot;&quot;}],&quot;issued&quot;:{&quot;date-parts&quot;:[[1980]]},&quot;publisher&quot;:&quot;McGraw-Hill&quot;,&quot;container-title-short&quot;:&quot;&quot;},&quot;isTemporary&quot;:false}]},{&quot;citationID&quot;:&quot;MENDELEY_CITATION_5e9e68e4-5dc4-49fa-9e46-e17439d9345f&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&quot;,&quot;citationItems&quot;:[{&quot;id&quot;:&quot;71fbe957-bdb4-3cfa-bad6-04eb82252a3a&quot;,&quot;itemData&quot;:{&quot;type&quot;:&quot;article-journal&quot;,&quot;id&quot;:&quot;71fbe957-bdb4-3cfa-bad6-04eb82252a3a&quot;,&quot;title&quot;:&quot;Julia: A Fresh Approach to Numerical Computing&quot;,&quot;author&quot;:[{&quot;family&quot;:&quot;Bezanson&quot;,&quot;given&quot;:&quot;Jeff&quot;,&quot;parse-names&quot;:false,&quot;dropping-particle&quot;:&quot;&quot;,&quot;non-dropping-particle&quot;:&quot;&quot;},{&quot;family&quot;:&quot;Edelman&quot;,&quot;given&quot;:&quot;Alan&quot;,&quot;parse-names&quot;:false,&quot;dropping-particle&quot;:&quot;&quot;,&quot;non-dropping-particle&quot;:&quot;&quot;},{&quot;family&quot;:&quot;Karpinski&quot;,&quot;given&quot;:&quot;Stefan&quot;,&quot;parse-names&quot;:false,&quot;dropping-particle&quot;:&quot;&quot;,&quot;non-dropping-particle&quot;:&quot;&quot;},{&quot;family&quot;:&quot;Shah&quot;,&quot;given&quot;:&quot;Viral B.&quot;,&quot;parse-names&quot;:false,&quot;dropping-particle&quot;:&quot;&quot;,&quot;non-dropping-particle&quot;:&quot;&quot;}],&quot;container-title&quot;:&quot;SIAM Review&quot;,&quot;DOI&quot;:&quot;10.1137/141000671&quot;,&quot;ISSN&quot;:&quot;0036-1445&quot;,&quot;issued&quot;:{&quot;date-parts&quot;:[[2017,1]]},&quot;page&quot;:&quot;65-98&quot;,&quot;issue&quot;:&quot;1&quot;,&quot;volume&quot;:&quot;59&quot;},&quot;isTemporary&quot;:false}]}]"/>
    <we:property name="MENDELEY_CITATIONS_LOCALE_CODE" value="&quot;en-US&quot;"/>
    <we:property name="MENDELEY_CITATIONS_STYLE" value="{&quot;id&quot;:&quot;https://www.zotero.org/styles/acs-sustainable-chemistry-and-engineering&quot;,&quot;title&quot;:&quot;ACS Sustainable Chemistry &amp; Engineering&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710DF-8602-4CCC-A3ED-899E502D6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41</Pages>
  <Words>12281</Words>
  <Characters>70005</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82122</CharactersWithSpaces>
  <SharedDoc>false</SharedDoc>
  <HLinks>
    <vt:vector size="18" baseType="variant">
      <vt:variant>
        <vt:i4>786509</vt:i4>
      </vt:variant>
      <vt:variant>
        <vt:i4>60</vt:i4>
      </vt:variant>
      <vt:variant>
        <vt:i4>0</vt:i4>
      </vt:variant>
      <vt:variant>
        <vt:i4>5</vt:i4>
      </vt:variant>
      <vt:variant>
        <vt:lpwstr>https://github.com/kiko-galang/ORR-Fuel-Cell</vt:lpwstr>
      </vt:variant>
      <vt:variant>
        <vt:lpwstr/>
      </vt:variant>
      <vt:variant>
        <vt:i4>2818150</vt:i4>
      </vt:variant>
      <vt:variant>
        <vt:i4>3</vt:i4>
      </vt:variant>
      <vt:variant>
        <vt:i4>0</vt:i4>
      </vt:variant>
      <vt:variant>
        <vt:i4>5</vt:i4>
      </vt:variant>
      <vt:variant>
        <vt:lpwstr>https://www.sciencedirect.com/science/article/abs/pii/S0378775316305262</vt:lpwstr>
      </vt:variant>
      <vt:variant>
        <vt:lpwstr/>
      </vt:variant>
      <vt:variant>
        <vt:i4>1376256</vt:i4>
      </vt:variant>
      <vt:variant>
        <vt:i4>0</vt:i4>
      </vt:variant>
      <vt:variant>
        <vt:i4>0</vt:i4>
      </vt:variant>
      <vt:variant>
        <vt:i4>5</vt:i4>
      </vt:variant>
      <vt:variant>
        <vt:lpwstr>https://www.joshuagallaway.com/?p=946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Kiko G</dc:creator>
  <cp:keywords/>
  <dc:description/>
  <cp:lastModifiedBy>Kiko G</cp:lastModifiedBy>
  <cp:revision>21</cp:revision>
  <cp:lastPrinted>2026-06-26T04:22:00Z</cp:lastPrinted>
  <dcterms:created xsi:type="dcterms:W3CDTF">2026-09-24T18:55:00Z</dcterms:created>
  <dcterms:modified xsi:type="dcterms:W3CDTF">2026-09-24T19:36:00Z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id="4JkUrcpr"/&gt;&lt;style id="http://www.zotero.org/styles/american-chemical-society" hasBibliography="1" bibliographyStyleHasBeenSet="1"/&gt;&lt;prefs&gt;&lt;pref name="fieldType" value="Field"/&gt;&lt;/prefs&gt;&lt;/data&gt;</vt:lpwstr>
  </property>
</Properties>
</file>